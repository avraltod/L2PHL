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34"/>
          <w:szCs w:val="34"/>
        </w:rPr>
        <w:t xml:space="preserve">DATA QUALITY REVIEW MEMO</w:t>
      </w:r>
    </w:p>
    <w:p>
      <w:pPr>
        <w:spacing w:before="0" w:after="200"/>
      </w:pPr>
      <w:r>
        <w:rPr>
          <w:rFonts w:ascii="Arial" w:cs="Arial" w:eastAsia="Arial" w:hAnsi="Arial"/>
          <w:color w:val="595959"/>
          <w:sz w:val="24"/>
          <w:szCs w:val="24"/>
        </w:rPr>
        <w:t xml:space="preserve">L2PHL CATI Panel Survey — Rounds 1 through 5</w:t>
      </w:r>
    </w:p>
    <w:tbl>
      <w:tblPr>
        <w:tblW w:type="dxa" w:w="9360"/>
        <w:tblBorders>
          <w:top w:val="none" w:color="FFFFFF" w:sz="0"/>
          <w:left w:val="none" w:color="FFFFFF" w:sz="0"/>
          <w:bottom w:val="single" w:color="2E75B6" w:sz="4"/>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50"/>
              <w:left w:type="dxa" w:w="0"/>
              <w:bottom w:type="dxa" w:w="50"/>
              <w:right w:type="dxa" w:w="120"/>
            </w:tcMar>
          </w:tcPr>
          <w:p>
            <w:r>
              <w:rPr>
                <w:rFonts w:ascii="Arial" w:cs="Arial" w:eastAsia="Arial" w:hAnsi="Arial"/>
                <w:b/>
                <w:bCs/>
                <w:color w:val="595959"/>
                <w:sz w:val="20"/>
                <w:szCs w:val="20"/>
              </w:rPr>
              <w:t xml:space="preserve">To:</w:t>
            </w:r>
          </w:p>
        </w:tc>
        <w:tc>
          <w:tcPr>
            <w:tcW w:type="dxa" w:w="776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sz w:val="20"/>
                <w:szCs w:val="20"/>
              </w:rPr>
              <w:t xml:space="preserve">Survey Operations Team — PSRC / Local Field Partner</w:t>
            </w:r>
          </w:p>
        </w:tc>
      </w:tr>
      <w:tr>
        <w:tc>
          <w:tcPr>
            <w:tcW w:type="dxa" w:w="1600"/>
            <w:tcBorders>
              <w:top w:val="none" w:color="FFFFFF" w:sz="0"/>
              <w:left w:val="none" w:color="FFFFFF" w:sz="0"/>
              <w:bottom w:val="none" w:color="FFFFFF" w:sz="0"/>
              <w:right w:val="none" w:color="FFFFFF" w:sz="0"/>
            </w:tcBorders>
            <w:tcMar>
              <w:top w:type="dxa" w:w="50"/>
              <w:left w:type="dxa" w:w="0"/>
              <w:bottom w:type="dxa" w:w="50"/>
              <w:right w:type="dxa" w:w="120"/>
            </w:tcMar>
          </w:tcPr>
          <w:p>
            <w:r>
              <w:rPr>
                <w:rFonts w:ascii="Arial" w:cs="Arial" w:eastAsia="Arial" w:hAnsi="Arial"/>
                <w:b/>
                <w:bCs/>
                <w:color w:val="595959"/>
                <w:sz w:val="20"/>
                <w:szCs w:val="20"/>
              </w:rPr>
              <w:t xml:space="preserve">From:</w:t>
            </w:r>
          </w:p>
        </w:tc>
        <w:tc>
          <w:tcPr>
            <w:tcW w:type="dxa" w:w="776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sz w:val="20"/>
                <w:szCs w:val="20"/>
              </w:rPr>
              <w:t xml:space="preserve">Avralt-Od Purevjav, Consultant</w:t>
            </w:r>
          </w:p>
        </w:tc>
      </w:tr>
      <w:tr>
        <w:tc>
          <w:tcPr>
            <w:tcW w:type="dxa" w:w="1600"/>
            <w:tcBorders>
              <w:top w:val="none" w:color="FFFFFF" w:sz="0"/>
              <w:left w:val="none" w:color="FFFFFF" w:sz="0"/>
              <w:bottom w:val="none" w:color="FFFFFF" w:sz="0"/>
              <w:right w:val="none" w:color="FFFFFF" w:sz="0"/>
            </w:tcBorders>
            <w:tcMar>
              <w:top w:type="dxa" w:w="50"/>
              <w:left w:type="dxa" w:w="0"/>
              <w:bottom w:type="dxa" w:w="50"/>
              <w:right w:type="dxa" w:w="120"/>
            </w:tcMar>
          </w:tcPr>
          <w:p>
            <w:r>
              <w:rPr>
                <w:rFonts w:ascii="Arial" w:cs="Arial" w:eastAsia="Arial" w:hAnsi="Arial"/>
                <w:b/>
                <w:bCs/>
                <w:color w:val="595959"/>
                <w:sz w:val="20"/>
                <w:szCs w:val="20"/>
              </w:rPr>
              <w:t xml:space="preserve">Date:</w:t>
            </w:r>
          </w:p>
        </w:tc>
        <w:tc>
          <w:tcPr>
            <w:tcW w:type="dxa" w:w="7760"/>
            <w:tcBorders>
              <w:top w:val="none" w:color="FFFFFF" w:sz="0"/>
              <w:left w:val="none" w:color="FFFFFF" w:sz="0"/>
              <w:bottom w:val="none" w:color="FFFFFF" w:sz="0"/>
              <w:right w:val="none" w:color="FFFFFF" w:sz="0"/>
            </w:tcBorders>
            <w:tcMar>
              <w:top w:type="dxa" w:w="50"/>
              <w:left w:type="dxa" w:w="0"/>
              <w:bottom w:type="dxa" w:w="50"/>
            </w:tcMar>
          </w:tcPr>
          <w:p>
            <w:del w:id="100" w:author="Claude" w:date="2026-03-22T00:00:00Z">
              <w:r>
                <w:rPr>
                  <w:rFonts w:ascii="Arial" w:cs="Arial" w:eastAsia="Arial" w:hAnsi="Arial"/>
                  <w:sz w:val="20"/>
                  <w:szCs w:val="20"/>
                </w:rPr>
                <w:delText>March 21, 2026</w:delText>
              </w:r>
            </w:del>
            <w:ins w:id="101" w:author="Claude" w:date="2026-03-22T00:00:00Z">
              <w:r>
                <w:rPr>
                  <w:rFonts w:ascii="Arial" w:cs="Arial" w:eastAsia="Arial" w:hAnsi="Arial"/>
                  <w:sz w:val="20"/>
                  <w:szCs w:val="20"/>
                </w:rPr>
                <w:t>March 22, 2026</w:t>
              </w:r>
            </w:ins>
          </w:p>
        </w:tc>
      </w:tr>
      <w:tr>
        <w:tc>
          <w:tcPr>
            <w:tcW w:type="dxa" w:w="1600"/>
            <w:tcBorders>
              <w:top w:val="none" w:color="FFFFFF" w:sz="0"/>
              <w:left w:val="none" w:color="FFFFFF" w:sz="0"/>
              <w:bottom w:val="none" w:color="FFFFFF" w:sz="0"/>
              <w:right w:val="none" w:color="FFFFFF" w:sz="0"/>
            </w:tcBorders>
            <w:tcMar>
              <w:top w:type="dxa" w:w="50"/>
              <w:left w:type="dxa" w:w="0"/>
              <w:bottom w:type="dxa" w:w="50"/>
              <w:right w:type="dxa" w:w="120"/>
            </w:tcMar>
          </w:tcPr>
          <w:p>
            <w:r>
              <w:rPr>
                <w:rFonts w:ascii="Arial" w:cs="Arial" w:eastAsia="Arial" w:hAnsi="Arial"/>
                <w:b/>
                <w:bCs/>
                <w:color w:val="595959"/>
                <w:sz w:val="20"/>
                <w:szCs w:val="20"/>
              </w:rPr>
              <w:t xml:space="preserve">Re:</w:t>
            </w:r>
          </w:p>
        </w:tc>
        <w:tc>
          <w:tcPr>
            <w:tcW w:type="dxa" w:w="776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sz w:val="20"/>
                <w:szCs w:val="20"/>
              </w:rPr>
              <w:t xml:space="preserve">L2PHL CATI Panel — Full Data Quality Review (Rounds 1–5)</w:t>
            </w:r>
            <w:ins w:id="102" w:author="Claude" w:date="2026-03-22T00:00:00Z">
              <w:r>
                <w:rPr>
                  <w:rFonts w:ascii="Arial" w:cs="Arial" w:eastAsia="Arial" w:hAnsi="Arial"/>
                  <w:sz w:val="20"/>
                  <w:szCs w:val="20"/>
                  <w:i/>
                </w:rPr>
                <w:t xml:space="preserve"> (Revised)</w:t>
              </w:r>
            </w:ins>
          </w:p>
        </w:tc>
      </w:tr>
      <w:tr>
        <w:tc>
          <w:tcPr>
            <w:tcW w:type="dxa" w:w="1600"/>
            <w:tcBorders>
              <w:top w:val="none" w:color="FFFFFF" w:sz="0"/>
              <w:left w:val="none" w:color="FFFFFF" w:sz="0"/>
              <w:bottom w:val="none" w:color="FFFFFF" w:sz="0"/>
              <w:right w:val="none" w:color="FFFFFF" w:sz="0"/>
            </w:tcBorders>
            <w:tcMar>
              <w:top w:type="dxa" w:w="50"/>
              <w:left w:type="dxa" w:w="0"/>
              <w:bottom w:type="dxa" w:w="50"/>
              <w:right w:type="dxa" w:w="120"/>
            </w:tcMar>
          </w:tcPr>
          <w:p>
            <w:r>
              <w:rPr>
                <w:rFonts w:ascii="Arial" w:cs="Arial" w:eastAsia="Arial" w:hAnsi="Arial"/>
                <w:b/>
                <w:bCs/>
                <w:color w:val="595959"/>
                <w:sz w:val="20"/>
                <w:szCs w:val="20"/>
              </w:rPr>
              <w:t xml:space="preserve">Project:</w:t>
            </w:r>
          </w:p>
        </w:tc>
        <w:tc>
          <w:tcPr>
            <w:tcW w:type="dxa" w:w="776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sz w:val="20"/>
                <w:szCs w:val="20"/>
              </w:rPr>
              <w:t xml:space="preserve">Listening to the Philippines (Project TIPON)</w:t>
            </w:r>
          </w:p>
        </w:tc>
      </w:tr>
    </w:tbl>
    <w:p>
      <w:pPr>
        <w:spacing w:before="240" w:after="0"/>
      </w:pPr>
      <w:r>
        <w:t xml:space="preserve"/>
      </w:r>
    </w:p>
    <w:p>
      <w:pPr>
        <w:pBdr>
          <w:bottom w:val="single" w:color="2E75B6" w:sz="4" w:space="4"/>
        </w:pBdr>
        <w:spacing w:before="320" w:after="120"/>
      </w:pPr>
      <w:r>
        <w:rPr>
          <w:rFonts w:ascii="Arial" w:cs="Arial" w:eastAsia="Arial" w:hAnsi="Arial"/>
          <w:b/>
          <w:bCs/>
          <w:color w:val="1F4E79"/>
          <w:sz w:val="26"/>
          <w:szCs w:val="26"/>
        </w:rPr>
        <w:t xml:space="preserve">1. Purpose of this Memo</w:t>
      </w:r>
    </w:p>
    <w:p>
      <w:pPr>
        <w:spacing w:before="60" w:after="80"/>
      </w:pPr>
      <w:r>
        <w:rPr>
          <w:rFonts w:ascii="Arial" w:cs="Arial" w:eastAsia="Arial" w:hAnsi="Arial"/>
          <w:color w:val="000000"/>
          <w:sz w:val="21"/>
          <w:szCs w:val="21"/>
        </w:rPr>
        <w:t xml:space="preserve">This memo summarizes all findings from the automated data quality (QC) review of the L2PHL CATI Panel Survey for Rounds 1 through 5 (November 2025 – March 2026). Our QC system checks skip logic, mandatory field completion, out-of-range values, interview durations, key missing rates, and distribution stability across rounds.</w:t>
      </w:r>
      <w:ins w:id="103" w:author="Claude" w:date="2026-03-22T00:00:00Z">
        <w:r>
          <w:rPr>
            <w:rFonts w:ascii="Arial" w:cs="Arial" w:eastAsia="Arial" w:hAnsi="Arial"/>
            <w:color w:val="000000"/>
            <w:sz w:val="21"/>
            <w:szCs w:val="21"/>
          </w:rPr>
          <w:t xml:space="preserve"> This revised version reflects the finalized pooled dataset (M00–M09, Rounds 1–5), which has been fully cleaned, labeled, and structured for analysis. The QC figures are unchanged from the original memo; this version adds a description of the panel dataset structure and one new finding (Section 1A) that field partners should be aware of when using the data.</w:t>
        </w:r>
      </w:ins>
    </w:p>
    <w:p>
      <w:pPr>
        <w:spacing w:before="60" w:after="80"/>
      </w:pPr>
      <w:r>
        <w:rPr>
          <w:rFonts w:ascii="Arial" w:cs="Arial" w:eastAsia="Arial" w:hAnsi="Arial"/>
          <w:color w:val="000000"/>
          <w:sz w:val="21"/>
          <w:szCs w:val="21"/>
        </w:rPr>
        <w:t xml:space="preserve">We are sharing this collaboratively. Most issues appear to be CATI programming or interviewer errors rather than genuine responses, but we would welcome your review and confirmation before applying any final corrections. The live QC dashboard is available at:</w:t>
      </w:r>
    </w:p>
    <w:p>
      <w:pPr>
        <w:spacing w:before="60" w:after="0"/>
      </w:pPr>
      <w:r>
        <w:t xml:space="preserve"/>
      </w:r>
    </w:p>
    <w:p>
      <w:pPr>
        <w:spacing w:before="40" w:after="80"/>
        <w:ind w:left="720"/>
      </w:pPr>
      <w:hyperlink w:history="1" r:id="rIdwcghixoejizgxaswg8hzc">
        <w:r>
          <w:rPr>
            <w:rStyle w:val="Hyperlink"/>
            <w:rFonts w:ascii="Arial" w:cs="Arial" w:eastAsia="Arial" w:hAnsi="Arial"/>
            <w:sz w:val="19"/>
            <w:szCs w:val="19"/>
          </w:rPr>
          <w:t xml:space="preserve">https://avraltod.github.io/L2PHL/CATI/Analysis/QC/output/l2ph_dq_dashboard.html</w:t>
        </w:r>
      </w:hyperlink>
    </w:p>
    <w:p>
      <w:pPr>
        <w:spacing w:before="120" w:after="0"/>
      </w:pPr>
      <w:r>
        <w:t xml:space="preserve"/>
      </w:r>
    </w:p>
    <w:p>
      <w:pPr>
        <w:pBdr>
          <w:bottom w:val="single" w:color="2E75B6" w:sz="4" w:space="4"/>
        </w:pBdr>
        <w:spacing w:before="320" w:after="120"/>
        <w:rPr>
          <w:ins w:id="104" w:author="Claude" w:date="2026-03-22T00:00:00Z"/>
        </w:rPr>
      </w:pPr>
      <w:ins w:id="105" w:author="Claude" w:date="2026-03-22T00:00:00Z">
        <w:r>
          <w:rPr>
            <w:rFonts w:ascii="Arial" w:cs="Arial" w:eastAsia="Arial" w:hAnsi="Arial"/>
            <w:b/>
            <w:bCs/>
            <w:color w:val="1F4E79"/>
            <w:sz w:val="26"/>
            <w:szCs w:val="26"/>
          </w:rPr>
          <w:t xml:space="preserve">1A. Dataset Structure and Coverage</w:t>
        </w:r>
      </w:ins>
    </w:p>
    <w:p>
      <w:pPr>
        <w:spacing w:before="60" w:after="80"/>
        <w:rPr>
          <w:ins w:id="106" w:author="Claude" w:date="2026-03-22T00:00:00Z"/>
        </w:rPr>
      </w:pPr>
      <w:ins w:id="107" w:author="Claude" w:date="2026-03-22T00:00:00Z">
        <w:r>
          <w:rPr>
            <w:rFonts w:ascii="Arial" w:cs="Arial" w:eastAsia="Arial" w:hAnsi="Arial"/>
            <w:color w:val="000000"/>
            <w:sz w:val="21"/>
            <w:szCs w:val="21"/>
          </w:rPr>
          <w:t xml:space="preserve">The pooled dataset covers Rounds 1–5 (November 2024 – February 2026), tracking 1,917 sample households across ten modules (M00–M09). Household roster changes across rounds are encoded using isfmid codes (1 = active member, 2 = departed, 3–5 = roster corrections, 6 = newly added); the field fmidpermanent provides a stable individual identifier that can be used to link persons across all rounds.</w:t>
        </w:r>
      </w:ins>
    </w:p>
    <w:p>
      <w:pPr>
        <w:spacing w:before="60" w:after="80"/>
        <w:rPr>
          <w:ins w:id="108" w:author="Claude" w:date="2026-03-22T00:00:00Z"/>
        </w:rPr>
      </w:pPr>
      <w:ins w:id="109" w:author="Claude" w:date="2026-03-22T00:00:00Z">
        <w:r>
          <w:rPr>
            <w:rFonts w:ascii="Arial" w:cs="Arial" w:eastAsia="Arial" w:hAnsi="Arial"/>
            <w:color w:val="000000"/>
            <w:sz w:val="21"/>
            <w:szCs w:val="21"/>
          </w:rPr>
          <w:t xml:space="preserve">Module 7 (Health) was administered only in Round 5 and contains 4,393 individual-level records; Rounds 1–4 have no M07 rows. Any analysis using health variables should be restricted to Round 5. Education variables are incorporated into the M01 household roster rather than a standalone module. Marital status was not collected in any round and is absent from the pooled dataset.</w:t>
        </w:r>
      </w:ins>
    </w:p>
    <w:p>
      <w:pPr>
        <w:spacing w:before="60" w:after="80"/>
        <w:rPr>
          <w:ins w:id="110" w:author="Claude" w:date="2026-03-22T00:00:00Z"/>
        </w:rPr>
      </w:pPr>
      <w:ins w:id="111" w:author="Claude" w:date="2026-03-22T00:00:00Z">
        <w:r>
          <w:rPr>
            <w:rFonts w:ascii="Arial" w:cs="Arial" w:eastAsia="Arial" w:hAnsi="Arial"/>
            <w:color w:val="000000"/>
            <w:sz w:val="21"/>
            <w:szCs w:val="21"/>
          </w:rPr>
          <w:t xml:space="preserve">Module 8 has been relabeled to FIES (Food Insecurity Experience Scale) and is stored as l2phl_M08_fies.dta. The earlier placeholder label “food and nonfood expenditure” did not reflect the module’s actual content and has been corrected.</w:t>
        </w:r>
      </w:ins>
    </w:p>
    <w:p>
      <w:pPr>
        <w:spacing w:before="120" w:after="0"/>
        <w:rPr>
          <w:ins w:id="112" w:author="Claude" w:date="2026-03-22T00:00:00Z"/>
        </w:rPr>
      </w:pPr>
      <w:ins w:id="113" w:author="Claude" w:date="2026-03-22T00:00:00Z">
        <w:r>
          <w:t xml:space="preserve"/>
        </w:r>
      </w:ins>
    </w:p>
    <w:p>
      <w:pPr>
        <w:pBdr>
          <w:bottom w:val="single" w:color="2E75B6" w:sz="4" w:space="4"/>
        </w:pBdr>
        <w:spacing w:before="320" w:after="120"/>
        <w:rPr>
          <w:ins w:id="118" w:author="Claude" w:date="2026-03-22T00:00:00Z"/>
        </w:rPr>
      </w:pPr>
      <w:ins w:id="119" w:author="Claude" w:date="2026-03-22T00:00:00Z">
        <w:r>
          <w:rPr>
            <w:rFonts w:ascii="Arial" w:cs="Arial" w:eastAsia="Arial" w:hAnsi="Arial"/>
            <w:b/>
            <w:bCs/>
            <w:color w:val="1F4E79"/>
            <w:sz w:val="26"/>
            <w:szCs w:val="26"/>
          </w:rPr>
          <w:t xml:space="preserve">1B. The QC Dashboard — What It Is and Why It Matters</w:t>
        </w:r>
      </w:ins>
    </w:p>
    <w:p>
      <w:pPr>
        <w:spacing w:before="60" w:after="80"/>
        <w:rPr>
          <w:ins w:id="120" w:author="Claude" w:date="2026-03-22T00:00:00Z"/>
        </w:rPr>
      </w:pPr>
      <w:ins w:id="121" w:author="Claude" w:date="2026-03-22T00:00:00Z">
        <w:r>
          <w:rPr>
            <w:rFonts w:ascii="Arial" w:cs="Arial" w:eastAsia="Arial" w:hAnsi="Arial"/>
            <w:color w:val="000000"/>
            <w:sz w:val="21"/>
            <w:szCs w:val="21"/>
          </w:rPr>
          <w:t xml:space="preserve">The live QC dashboard (linked in Section 1) is an automated HTML report that brings together every data quality check run on the L2PHL CATI panel survey into a single, navigable interface. It is rebuilt automatically each time new data are loaded into the pipeline, so its findings always reflect the most current state of the pooled dataset. The dashboard requires no software to open — it runs in any web browser — and is organized into four main pages: Data Quality Checks, Panel Tracking, Operator Performance, and (via the linked Excel file) the Cross-Round Questionnaire Report. Each page is described below.</w:t>
        </w:r>
      </w:ins>
    </w:p>
    <w:p>
      <w:pPr>
        <w:spacing w:before="100" w:after="40"/>
        <w:rPr>
          <w:ins w:id="122" w:author="Claude" w:date="2026-03-22T00:00:00Z"/>
        </w:rPr>
      </w:pPr>
      <w:ins w:id="123" w:author="Claude" w:date="2026-03-22T00:00:00Z">
        <w:r>
          <w:rPr>
            <w:rFonts w:ascii="Arial" w:cs="Arial" w:eastAsia="Arial" w:hAnsi="Arial"/>
            <w:b/>
            <w:bCs/>
            <w:color w:val="2E75B6"/>
            <w:sz w:val="21"/>
            <w:szCs w:val="21"/>
          </w:rPr>
          <w:t xml:space="preserve">Why this matters for a panel survey</w:t>
        </w:r>
      </w:ins>
    </w:p>
    <w:p>
      <w:pPr>
        <w:spacing w:before="60" w:after="80"/>
        <w:rPr>
          <w:ins w:id="124" w:author="Claude" w:date="2026-03-22T00:00:00Z"/>
        </w:rPr>
      </w:pPr>
      <w:ins w:id="125" w:author="Claude" w:date="2026-03-22T00:00:00Z">
        <w:r>
          <w:rPr>
            <w:rFonts w:ascii="Arial" w:cs="Arial" w:eastAsia="Arial" w:hAnsi="Arial"/>
            <w:color w:val="000000"/>
            <w:sz w:val="21"/>
            <w:szCs w:val="21"/>
          </w:rPr>
          <w:t xml:space="preserve">Panel surveys face a distinctive set of data quality risks that cross-sectional surveys do not. The same households and interviewers interact repeatedly across rounds, which means that a skip logic gap left unfixed in Round 1 will recur in Rounds 2 through 5, and an interviewer who learns to shortcut interviews in Round 3 will carry that behavior forward. Catching a problem early — immediately after fieldwork, before data are cleaned, labeled, and shared — is far cheaper than reconstructing what went wrong after the fact. The QC system is designed to surface both new issues (round-specific anomalies that appear for the first time) and recurring patterns (multi-round structural problems that were never fixed), and to distinguish between the two. This distinction matters: a one-round anomaly may reflect a questionnaire programming change that needs documentation; a five-round recurring pattern is almost certainly a CATI programming gap that needs a correction.</w:t>
        </w:r>
      </w:ins>
    </w:p>
    <w:p>
      <w:pPr>
        <w:spacing w:before="100" w:after="40"/>
        <w:rPr>
          <w:ins w:id="126" w:author="Claude" w:date="2026-03-22T00:00:00Z"/>
        </w:rPr>
      </w:pPr>
      <w:ins w:id="127" w:author="Claude" w:date="2026-03-22T00:00:00Z">
        <w:r>
          <w:rPr>
            <w:rFonts w:ascii="Arial" w:cs="Arial" w:eastAsia="Arial" w:hAnsi="Arial"/>
            <w:b/>
            <w:bCs/>
            <w:color w:val="2E75B6"/>
            <w:sz w:val="21"/>
            <w:szCs w:val="21"/>
          </w:rPr>
          <w:t xml:space="preserve">Page 1: Data Quality Checks</w:t>
        </w:r>
      </w:ins>
    </w:p>
    <w:p>
      <w:pPr>
        <w:spacing w:before="60" w:after="80"/>
        <w:rPr>
          <w:ins w:id="128" w:author="Claude" w:date="2026-03-22T00:00:00Z"/>
        </w:rPr>
      </w:pPr>
      <w:ins w:id="129" w:author="Claude" w:date="2026-03-22T00:00:00Z">
        <w:r>
          <w:rPr>
            <w:rFonts w:ascii="Arial" w:cs="Arial" w:eastAsia="Arial" w:hAnsi="Arial"/>
            <w:color w:val="000000"/>
            <w:sz w:val="21"/>
            <w:szCs w:val="21"/>
          </w:rPr>
          <w:t xml:space="preserve">The Data Quality Checks page runs four categories of automated checks against the pooled .dta files and displays the results in a color-coded module-by-round matrix. </w:t>
        </w:r>
        <w:r>
          <w:rPr>
            <w:rFonts w:ascii="Arial" w:cs="Arial" w:eastAsia="Arial" w:hAnsi="Arial"/>
            <w:i/>
            <w:iCs/>
            <w:color w:val="000000"/>
            <w:sz w:val="21"/>
            <w:szCs w:val="21"/>
          </w:rPr>
          <w:t xml:space="preserve">Skip logic checks</w:t>
        </w:r>
        <w:r>
          <w:rPr>
            <w:rFonts w:ascii="Arial" w:cs="Arial" w:eastAsia="Arial" w:hAnsi="Arial"/>
            <w:color w:val="000000"/>
            <w:sz w:val="21"/>
            <w:szCs w:val="21"/>
          </w:rPr>
          <w:t xml:space="preserve"> verify that branching rules in the CATI instrument are honored in the data: for instance, that a household member who reports not working (A1=2) has no values recorded for days worked (A10) or hours worked (A11). Violations indicate either a CATI programming gap or an interviewer who manually entered values in fields that should have been locked. </w:t>
        </w:r>
        <w:r>
          <w:rPr>
            <w:rFonts w:ascii="Arial" w:cs="Arial" w:eastAsia="Arial" w:hAnsi="Arial"/>
            <w:i/>
            <w:iCs/>
            <w:color w:val="000000"/>
            <w:sz w:val="21"/>
            <w:szCs w:val="21"/>
          </w:rPr>
          <w:t xml:space="preserve">Mandatory field checks</w:t>
        </w:r>
        <w:r>
          <w:rPr>
            <w:rFonts w:ascii="Arial" w:cs="Arial" w:eastAsia="Arial" w:hAnsi="Arial"/>
            <w:color w:val="000000"/>
            <w:sz w:val="21"/>
            <w:szCs w:val="21"/>
          </w:rPr>
          <w:t xml:space="preserve"> confirm that questions the instrument marks as required are never left blank. </w:t>
        </w:r>
        <w:r>
          <w:rPr>
            <w:rFonts w:ascii="Arial" w:cs="Arial" w:eastAsia="Arial" w:hAnsi="Arial"/>
            <w:i/>
            <w:iCs/>
            <w:color w:val="000000"/>
            <w:sz w:val="21"/>
            <w:szCs w:val="21"/>
          </w:rPr>
          <w:t xml:space="preserve">Out-of-range checks</w:t>
        </w:r>
        <w:r>
          <w:rPr>
            <w:rFonts w:ascii="Arial" w:cs="Arial" w:eastAsia="Arial" w:hAnsi="Arial"/>
            <w:color w:val="000000"/>
            <w:sz w:val="21"/>
            <w:szCs w:val="21"/>
          </w:rPr>
          <w:t xml:space="preserve"> flag numeric values that fall outside the valid code range defined in the questionnaire (for example, an age of 999 or a sex code of 3). </w:t>
        </w:r>
        <w:r>
          <w:rPr>
            <w:rFonts w:ascii="Arial" w:cs="Arial" w:eastAsia="Arial" w:hAnsi="Arial"/>
            <w:i/>
            <w:iCs/>
            <w:color w:val="000000"/>
            <w:sz w:val="21"/>
            <w:szCs w:val="21"/>
          </w:rPr>
          <w:t xml:space="preserve">Distribution shift checks</w:t>
        </w:r>
        <w:r>
          <w:rPr>
            <w:rFonts w:ascii="Arial" w:cs="Arial" w:eastAsia="Arial" w:hAnsi="Arial"/>
            <w:color w:val="000000"/>
            <w:sz w:val="21"/>
            <w:szCs w:val="21"/>
          </w:rPr>
          <w:t xml:space="preserve"> compare key indicator rates across consecutive rounds and alert the team when a variable shifts by more than 20 percentage points between rounds; large shifts can signal a routing change, a sample composition change, or a coding error. Finally, </w:t>
        </w:r>
        <w:r>
          <w:rPr>
            <w:rFonts w:ascii="Arial" w:cs="Arial" w:eastAsia="Arial" w:hAnsi="Arial"/>
            <w:i/>
            <w:iCs/>
            <w:color w:val="000000"/>
            <w:sz w:val="21"/>
            <w:szCs w:val="21"/>
          </w:rPr>
          <w:t xml:space="preserve">interview duration checks</w:t>
        </w:r>
        <w:r>
          <w:rPr>
            <w:rFonts w:ascii="Arial" w:cs="Arial" w:eastAsia="Arial" w:hAnsi="Arial"/>
            <w:color w:val="000000"/>
            <w:sz w:val="21"/>
            <w:szCs w:val="21"/>
          </w:rPr>
          <w:t xml:space="preserve"> flag individual interviews that are unusually short relative to the round median (under 5 minutes is treated as a strong fabrication signal; 15–22 minutes triggers a review warning), and identify modules with zero recorded duration (indicating the timer failed or the module was skipped entirely).</w:t>
        </w:r>
      </w:ins>
    </w:p>
    <w:p>
      <w:pPr>
        <w:spacing w:before="100" w:after="40"/>
        <w:rPr>
          <w:ins w:id="130" w:author="Claude" w:date="2026-03-22T00:00:00Z"/>
        </w:rPr>
      </w:pPr>
      <w:ins w:id="131" w:author="Claude" w:date="2026-03-22T00:00:00Z">
        <w:r>
          <w:rPr>
            <w:rFonts w:ascii="Arial" w:cs="Arial" w:eastAsia="Arial" w:hAnsi="Arial"/>
            <w:b/>
            <w:bCs/>
            <w:color w:val="2E75B6"/>
            <w:sz w:val="21"/>
            <w:szCs w:val="21"/>
          </w:rPr>
          <w:t xml:space="preserve">Page 2: Panel Tracking</w:t>
        </w:r>
      </w:ins>
    </w:p>
    <w:p>
      <w:pPr>
        <w:spacing w:before="60" w:after="80"/>
        <w:rPr>
          <w:ins w:id="132" w:author="Claude" w:date="2026-03-22T00:00:00Z"/>
        </w:rPr>
      </w:pPr>
      <w:ins w:id="133" w:author="Claude" w:date="2026-03-22T00:00:00Z">
        <w:r>
          <w:rPr>
            <w:rFonts w:ascii="Arial" w:cs="Arial" w:eastAsia="Arial" w:hAnsi="Arial"/>
            <w:color w:val="000000"/>
            <w:sz w:val="21"/>
            <w:szCs w:val="21"/>
          </w:rPr>
          <w:t xml:space="preserve">The Panel Tracking page monitors the longitudinal health of the sample. The attrition section shows the share of households that were interviewed in one round but missing from the next, broken down by region and by household head characteristics (gender, education). Attrition that is not random — for instance, if poorer households are consistently more likely to drop out — can invalidate comparisons across rounds and bias estimates of change over time. The PSU coverage section flags primary sampling units where an unusually high proportion of households have been lost, which can point to geographic access problems, interviewer avoidance of certain areas, or community-level events that affect willingness to participate. The Call Interval Tracker shows the number of days elapsed between consecutive interviews for each household: the protocol requires a minimum of 30 days between rounds, and intervals shorter than 20 days are logged as hard violations (red); intervals of 20–29 days are flagged as needing prior approval (amber). A household panel matrix provides a round-by-round grid of all sample households, making it easy to identify households that are repeatedly missed across rounds.</w:t>
        </w:r>
      </w:ins>
    </w:p>
    <w:p>
      <w:pPr>
        <w:spacing w:before="100" w:after="40"/>
        <w:rPr>
          <w:ins w:id="134" w:author="Claude" w:date="2026-03-22T00:00:00Z"/>
        </w:rPr>
      </w:pPr>
      <w:ins w:id="135" w:author="Claude" w:date="2026-03-22T00:00:00Z">
        <w:r>
          <w:rPr>
            <w:rFonts w:ascii="Arial" w:cs="Arial" w:eastAsia="Arial" w:hAnsi="Arial"/>
            <w:b/>
            <w:bCs/>
            <w:color w:val="2E75B6"/>
            <w:sz w:val="21"/>
            <w:szCs w:val="21"/>
          </w:rPr>
          <w:t xml:space="preserve">Page 3: Operator Performance (added March 2026)</w:t>
        </w:r>
      </w:ins>
    </w:p>
    <w:p>
      <w:pPr>
        <w:spacing w:before="60" w:after="80"/>
        <w:rPr>
          <w:ins w:id="136" w:author="Claude" w:date="2026-03-22T00:00:00Z"/>
        </w:rPr>
      </w:pPr>
      <w:ins w:id="137" w:author="Claude" w:date="2026-03-22T00:00:00Z">
        <w:r>
          <w:rPr>
            <w:rFonts w:ascii="Arial" w:cs="Arial" w:eastAsia="Arial" w:hAnsi="Arial"/>
            <w:color w:val="000000"/>
            <w:sz w:val="21"/>
            <w:szCs w:val="21"/>
          </w:rPr>
          <w:t xml:space="preserve">The Operator Performance page, introduced in March 2026, profiles each interviewer (identified by int_id in the M00 passport module, available from Round 2 onward) across a comprehensive set of behavioral quality indicators. The page is built on the principle that data quality problems are often interviewer-specific: the same skip logic violation appearing across dozens of households may reflect a single interviewer who routinely bypasses the instrument’s routing rules. By surfacing these patterns at the interviewer level, the team can focus supervision and retraining where it will have the most impact, rather than treating all violations as equally distributed across the sample.</w:t>
        </w:r>
      </w:ins>
    </w:p>
    <w:p>
      <w:pPr>
        <w:spacing w:before="60" w:after="80"/>
        <w:rPr>
          <w:ins w:id="138" w:author="Claude" w:date="2026-03-22T00:00:00Z"/>
        </w:rPr>
      </w:pPr>
      <w:ins w:id="139" w:author="Claude" w:date="2026-03-22T00:00:00Z">
        <w:r>
          <w:rPr>
            <w:rFonts w:ascii="Arial" w:cs="Arial" w:eastAsia="Arial" w:hAnsi="Arial"/>
            <w:color w:val="000000"/>
            <w:sz w:val="21"/>
            <w:szCs w:val="21"/>
          </w:rPr>
          <w:t xml:space="preserve">Six dimensions are computed per interviewer. </w:t>
        </w:r>
        <w:r>
          <w:rPr>
            <w:rFonts w:ascii="Arial" w:cs="Arial" w:eastAsia="Arial" w:hAnsi="Arial"/>
            <w:i/>
            <w:iCs/>
            <w:color w:val="000000"/>
            <w:sz w:val="21"/>
            <w:szCs w:val="21"/>
          </w:rPr>
          <w:t xml:space="preserve">Duration metrics</w:t>
        </w:r>
        <w:r>
          <w:rPr>
            <w:rFonts w:ascii="Arial" w:cs="Arial" w:eastAsia="Arial" w:hAnsi="Arial"/>
            <w:color w:val="000000"/>
            <w:sz w:val="21"/>
            <w:szCs w:val="21"/>
          </w:rPr>
          <w:t xml:space="preserve"> show whether an interviewer’s interviews are systematically shorter than the fleet average, with module-level z-scores that pinpoint which section is being rushed. </w:t>
        </w:r>
        <w:r>
          <w:rPr>
            <w:rFonts w:ascii="Arial" w:cs="Arial" w:eastAsia="Arial" w:hAnsi="Arial"/>
            <w:i/>
            <w:iCs/>
            <w:color w:val="000000"/>
            <w:sz w:val="21"/>
            <w:szCs w:val="21"/>
          </w:rPr>
          <w:t xml:space="preserve">Skip violation counts</w:t>
        </w:r>
        <w:r>
          <w:rPr>
            <w:rFonts w:ascii="Arial" w:cs="Arial" w:eastAsia="Arial" w:hAnsi="Arial"/>
            <w:color w:val="000000"/>
            <w:sz w:val="21"/>
            <w:szCs w:val="21"/>
          </w:rPr>
          <w:t xml:space="preserve"> tally how often an interviewer’s interviews contain skip logic errors, making it possible to distinguish between a one-off instrument glitch and an interviewer who consistently records data in fields that should be locked. </w:t>
        </w:r>
        <w:r>
          <w:rPr>
            <w:rFonts w:ascii="Arial" w:cs="Arial" w:eastAsia="Arial" w:hAnsi="Arial"/>
            <w:i/>
            <w:iCs/>
            <w:color w:val="000000"/>
            <w:sz w:val="21"/>
            <w:szCs w:val="21"/>
          </w:rPr>
          <w:t xml:space="preserve">Short-circuit gate rates</w:t>
        </w:r>
        <w:r>
          <w:rPr>
            <w:rFonts w:ascii="Arial" w:cs="Arial" w:eastAsia="Arial" w:hAnsi="Arial"/>
            <w:color w:val="000000"/>
            <w:sz w:val="21"/>
            <w:szCs w:val="21"/>
          </w:rPr>
          <w:t xml:space="preserve"> measure how often an interviewer records an answer that causes a module to end early — for example, “no shocks” in M03, “not working” in M04, or “no bank account” in M06 — at a rate that is unusually high compared to colleagues. This is a known signal for strategic answer selection: some interviewers learn which responses shorten the survey and use them disproportionately to reduce their workload. </w:t>
        </w:r>
        <w:r>
          <w:rPr>
            <w:rFonts w:ascii="Arial" w:cs="Arial" w:eastAsia="Arial" w:hAnsi="Arial"/>
            <w:i/>
            <w:iCs/>
            <w:color w:val="000000"/>
            <w:sz w:val="21"/>
            <w:szCs w:val="21"/>
          </w:rPr>
          <w:t xml:space="preserve">Missing rate analysis</w:t>
        </w:r>
        <w:r>
          <w:rPr>
            <w:rFonts w:ascii="Arial" w:cs="Arial" w:eastAsia="Arial" w:hAnsi="Arial"/>
            <w:color w:val="000000"/>
            <w:sz w:val="21"/>
            <w:szCs w:val="21"/>
          </w:rPr>
          <w:t xml:space="preserve"> flags interviewers whose data contain more missing values on key variables than the fleet median, after excluding variables that are structurally missing by design. </w:t>
        </w:r>
        <w:r>
          <w:rPr>
            <w:rFonts w:ascii="Arial" w:cs="Arial" w:eastAsia="Arial" w:hAnsi="Arial"/>
            <w:i/>
            <w:iCs/>
            <w:color w:val="000000"/>
            <w:sz w:val="21"/>
            <w:szCs w:val="21"/>
          </w:rPr>
          <w:t xml:space="preserve">Attrition attribution</w:t>
        </w:r>
        <w:r>
          <w:rPr>
            <w:rFonts w:ascii="Arial" w:cs="Arial" w:eastAsia="Arial" w:hAnsi="Arial"/>
            <w:color w:val="000000"/>
            <w:sz w:val="21"/>
            <w:szCs w:val="21"/>
          </w:rPr>
          <w:t xml:space="preserve"> traces which households dropped out of the panel under a given interviewer’s watch, helping to distinguish global attrition from attrition that is concentrated with particular interviewers. </w:t>
        </w:r>
        <w:r>
          <w:rPr>
            <w:rFonts w:ascii="Arial" w:cs="Arial" w:eastAsia="Arial" w:hAnsi="Arial"/>
            <w:i/>
            <w:iCs/>
            <w:color w:val="000000"/>
            <w:sz w:val="21"/>
            <w:szCs w:val="21"/>
          </w:rPr>
          <w:t xml:space="preserve">Time-of-day flags</w:t>
        </w:r>
        <w:r>
          <w:rPr>
            <w:rFonts w:ascii="Arial" w:cs="Arial" w:eastAsia="Arial" w:hAnsi="Arial"/>
            <w:color w:val="000000"/>
            <w:sz w:val="21"/>
            <w:szCs w:val="21"/>
          </w:rPr>
          <w:t xml:space="preserve"> count interviews conducted during late-night or early-morning hours, which may indicate falsified timestamps or unusual fieldwork circumstances. Each interviewer receives an overall RAG (Red / Amber / Green) rating based on these combined signals, computed relative to the fleet median so that the thresholds adapt to the actual distribution of the data rather than fixed absolute values. As of the March 2026 update, the 69 active interviewers in the dataset are rated: 22 red, 23 amber, and 24 green. Clicking any interviewer row in the table opens a detail panel showing the full breakdown by module.</w:t>
        </w:r>
      </w:ins>
    </w:p>
    <w:p>
      <w:pPr>
        <w:spacing w:before="100" w:after="40"/>
        <w:rPr>
          <w:ins w:id="140" w:author="Claude" w:date="2026-03-22T00:00:00Z"/>
        </w:rPr>
      </w:pPr>
      <w:ins w:id="141" w:author="Claude" w:date="2026-03-22T00:00:00Z">
        <w:r>
          <w:rPr>
            <w:rFonts w:ascii="Arial" w:cs="Arial" w:eastAsia="Arial" w:hAnsi="Arial"/>
            <w:b/>
            <w:bCs/>
            <w:color w:val="2E75B6"/>
            <w:sz w:val="21"/>
            <w:szCs w:val="21"/>
          </w:rPr>
          <w:t xml:space="preserve">Companion file: Cross-Round Questionnaire Report</w:t>
        </w:r>
      </w:ins>
    </w:p>
    <w:p>
      <w:pPr>
        <w:spacing w:before="60" w:after="80"/>
        <w:rPr>
          <w:ins w:id="142" w:author="Claude" w:date="2026-03-22T00:00:00Z"/>
        </w:rPr>
      </w:pPr>
      <w:ins w:id="143" w:author="Claude" w:date="2026-03-22T00:00:00Z">
        <w:r>
          <w:rPr>
            <w:rFonts w:ascii="Arial" w:cs="Arial" w:eastAsia="Arial" w:hAnsi="Arial"/>
            <w:color w:val="000000"/>
            <w:sz w:val="21"/>
            <w:szCs w:val="21"/>
          </w:rPr>
          <w:t xml:space="preserve">The QC pipeline also generates an Excel cross-round questionnaire report (L2PHL_Questionnaire_Cross_Round_Report.xlsx, available in the same GitHub repository). This report tracks every question variable across all five questionnaire versions — when it first appeared, whether it was present in every round, whether its skip rules changed, and whether its response codes were modified. It is the primary reference for longitudinal analysis decisions: researchers who want to confirm that a variable is truly comparable across all five rounds, or who need to understand why a rate looks different in Round 3 compared to Round 1, should consult this report alongside the dashboard findings. The report is organized by module (M00–M09), with one worksheet per module and a summary sheet listing all variables that changed between rounds.</w:t>
        </w:r>
      </w:ins>
    </w:p>
    <w:p>
      <w:pPr>
        <w:pBdr>
          <w:bottom w:val="single" w:color="2E75B6" w:sz="4" w:space="4"/>
        </w:pBdr>
        <w:spacing w:before="320" w:after="120"/>
      </w:pPr>
      <w:r>
        <w:rPr>
          <w:rFonts w:ascii="Arial" w:cs="Arial" w:eastAsia="Arial" w:hAnsi="Arial"/>
          <w:b/>
          <w:bCs/>
          <w:color w:val="1F4E79"/>
          <w:sz w:val="26"/>
          <w:szCs w:val="26"/>
        </w:rPr>
        <w:t xml:space="preserve">2. Summary of All QC Checks</w:t>
      </w:r>
    </w:p>
    <w:p>
      <w:pPr>
        <w:spacing w:before="60" w:after="80"/>
      </w:pPr>
      <w:r>
        <w:rPr>
          <w:rFonts w:ascii="Arial" w:cs="Arial" w:eastAsia="Arial" w:hAnsi="Arial"/>
          <w:color w:val="000000"/>
          <w:sz w:val="21"/>
          <w:szCs w:val="21"/>
        </w:rPr>
        <w:t xml:space="preserve">The table below shows the status of every check run by the QC system. Rows marked “✓ Clean” passed with zero issues; “⚠ Review” flags warrant attention but may have legitimate explanations; “✗ Flag” identifies confirmed data quality problems.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9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Check / Issue</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R1</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R2</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R3</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R4</w:t>
            </w:r>
          </w:p>
        </w:tc>
        <w:tc>
          <w:tcPr>
            <w:tcW w:type="dxa" w:w="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Skip logic: A1=2→A10/A11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M04</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184</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104</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85</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84</w:t>
            </w:r>
          </w:p>
        </w:tc>
        <w:tc>
          <w:tcPr>
            <w:tcW w:type="dxa" w:w="96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40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Skip logic: IA2=2→IA3_a–f</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M05</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vAlign w:val="center"/>
          </w:tcPr>
          <w:p>
            <w:pPr>
              <w:jc w:val="center"/>
            </w:pPr>
            <w:r>
              <w:rPr>
                <w:rFonts w:ascii="Arial" w:cs="Arial" w:eastAsia="Arial" w:hAnsi="Arial"/>
                <w:b/>
                <w:bCs/>
                <w:color w:val="595959"/>
                <w:sz w:val="18"/>
                <w:szCs w:val="18"/>
              </w:rPr>
              <w:t xml:space="preserve">—</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90 cases</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Skip logic: A8=2/99→A9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M04</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63 cases</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Very short interviews (&lt;5 min)</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M00</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6 cases</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2 cases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Short interviews (15–22 min)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M00</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98</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159</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64</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177</w:t>
            </w:r>
          </w:p>
        </w:tc>
        <w:tc>
          <w:tcPr>
            <w:tcW w:type="dxa" w:w="96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152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Zero-duration modules</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M00</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50 obs</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7 obs</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7 obs</w:t>
            </w:r>
          </w:p>
        </w:tc>
        <w:tc>
          <w:tcPr>
            <w:tcW w:type="dxa" w:w="10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3 obs</w:t>
            </w:r>
          </w:p>
        </w:tc>
        <w:tc>
          <w:tcPr>
            <w:tcW w:type="dxa" w:w="96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6 obs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Dist. shift: A1 working rate R3→R4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M04</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+19.9pp</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Dist. shift: F1 deposits R4→R5</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M06</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+26.5pp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A1 missing rate (employment)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M04</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31.7%</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34.2%</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35.0%</w:t>
            </w:r>
          </w:p>
        </w:tc>
        <w:tc>
          <w:tcPr>
            <w:tcW w:type="dxa" w:w="10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95.5%</w:t>
            </w:r>
          </w:p>
        </w:tc>
        <w:tc>
          <w:tcPr>
            <w:tcW w:type="dxa" w:w="96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vAlign w:val="center"/>
          </w:tcPr>
          <w:p>
            <w:pPr>
              <w:jc w:val="center"/>
            </w:pPr>
            <w:r>
              <w:rPr>
                <w:rFonts w:ascii="Arial" w:cs="Arial" w:eastAsia="Arial" w:hAnsi="Arial"/>
                <w:b/>
                <w:bCs/>
                <w:color w:val="C00000"/>
                <w:sz w:val="18"/>
                <w:szCs w:val="18"/>
              </w:rPr>
              <w:t xml:space="preserve">96.4%</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F1 missing (R5 only: if F17=1)</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M06</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vAlign w:val="center"/>
          </w:tcPr>
          <w:p>
            <w:pPr>
              <w:jc w:val="center"/>
            </w:pPr>
            <w:r>
              <w:rPr>
                <w:rFonts w:ascii="Arial" w:cs="Arial" w:eastAsia="Arial" w:hAnsi="Arial"/>
                <w:b/>
                <w:bCs/>
                <w:color w:val="595959"/>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vAlign w:val="center"/>
          </w:tcPr>
          <w:p>
            <w:pPr>
              <w:jc w:val="center"/>
            </w:pPr>
            <w:r>
              <w:rPr>
                <w:rFonts w:ascii="Arial" w:cs="Arial" w:eastAsia="Arial" w:hAnsi="Arial"/>
                <w:b/>
                <w:bCs/>
                <w:color w:val="595959"/>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vAlign w:val="center"/>
          </w:tcPr>
          <w:p>
            <w:pPr>
              <w:jc w:val="center"/>
            </w:pPr>
            <w:r>
              <w:rPr>
                <w:rFonts w:ascii="Arial" w:cs="Arial" w:eastAsia="Arial" w:hAnsi="Arial"/>
                <w:b/>
                <w:bCs/>
                <w:color w:val="595959"/>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vAlign w:val="center"/>
          </w:tcPr>
          <w:p>
            <w:pPr>
              <w:jc w:val="center"/>
            </w:pPr>
            <w:r>
              <w:rPr>
                <w:rFonts w:ascii="Arial" w:cs="Arial" w:eastAsia="Arial" w:hAnsi="Arial"/>
                <w:b/>
                <w:bCs/>
                <w:color w:val="595959"/>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vAlign w:val="center"/>
          </w:tcPr>
          <w:p>
            <w:pPr>
              <w:jc w:val="center"/>
            </w:pPr>
            <w:r>
              <w:rPr>
                <w:rFonts w:ascii="Arial" w:cs="Arial" w:eastAsia="Arial" w:hAnsi="Arial"/>
                <w:b/>
                <w:bCs/>
                <w:color w:val="7F6000"/>
                <w:sz w:val="18"/>
                <w:szCs w:val="18"/>
              </w:rPr>
              <w:t xml:space="preserve">88.4%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Skip rules: M02, M03, M05 (IA5), M06, M07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Multi</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Mandatory fields: M02, M03, M06, M07, M08</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Multi</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Out-of-range: age, sex, A10, A11, SH4, EL5, FIES, V1, V5, V9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Multi</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70"/>
              <w:left w:type="dxa" w:w="80"/>
              <w:bottom w:type="dxa" w:w="70"/>
              <w:right w:type="dxa" w:w="80"/>
            </w:tcMar>
            <w:vAlign w:val="center"/>
          </w:tcPr>
          <w:p>
            <w:pPr>
              <w:jc w:val="center"/>
            </w:pPr>
            <w:r>
              <w:rPr>
                <w:rFonts w:ascii="Arial" w:cs="Arial" w:eastAsia="Arial" w:hAnsi="Arial"/>
                <w:b/>
                <w:bCs/>
                <w:color w:val="375623"/>
                <w:sz w:val="18"/>
                <w:szCs w:val="18"/>
              </w:rPr>
              <w:t xml:space="preserve">✓</w:t>
            </w:r>
          </w:p>
        </w:tc>
      </w:tr>
    </w:tbl>
    <w:p>
      <w:pPr>
        <w:spacing w:before="80" w:after="0"/>
      </w:pPr>
      <w:r>
        <w:t xml:space="preserve"/>
      </w:r>
    </w:p>
    <w:p>
      <w:pPr>
        <w:spacing w:before="40" w:after="60"/>
        <w:ind w:left="360"/>
      </w:pPr>
      <w:r>
        <w:rPr>
          <w:rFonts w:ascii="Arial" w:cs="Arial" w:eastAsia="Arial" w:hAnsi="Arial"/>
          <w:color w:val="595959"/>
          <w:sz w:val="19"/>
          <w:szCs w:val="19"/>
        </w:rPr>
        <w:t xml:space="preserve">Color key: ✓ Clean (green) = no issues found. ⚠ Review (yellow) = pattern requires confirmation. ✗ Flag (red) = confirmed error / requires correction.</w:t>
      </w:r>
    </w:p>
    <w:p>
      <w:pPr>
        <w:spacing w:before="160" w:after="0"/>
      </w:pPr>
      <w:r>
        <w:t xml:space="preserve"/>
      </w:r>
    </w:p>
    <w:p>
      <w:pPr>
        <w:pBdr>
          <w:bottom w:val="single" w:color="2E75B6" w:sz="4" w:space="4"/>
        </w:pBdr>
        <w:spacing w:before="320" w:after="120"/>
      </w:pPr>
      <w:r>
        <w:rPr>
          <w:rFonts w:ascii="Arial" w:cs="Arial" w:eastAsia="Arial" w:hAnsi="Arial"/>
          <w:b/>
          <w:bCs/>
          <w:color w:val="1F4E79"/>
          <w:sz w:val="26"/>
          <w:szCs w:val="26"/>
        </w:rPr>
        <w:t xml:space="preserve">3. Active Flags — Details and Questions</w:t>
      </w:r>
    </w:p>
    <w:p>
      <w:pPr>
        <w:spacing w:before="220" w:after="80"/>
      </w:pPr>
      <w:r>
        <w:rPr>
          <w:rFonts w:ascii="Arial" w:cs="Arial" w:eastAsia="Arial" w:hAnsi="Arial"/>
          <w:b/>
          <w:bCs/>
          <w:color w:val="2E75B6"/>
          <w:sz w:val="22"/>
          <w:szCs w:val="22"/>
        </w:rPr>
        <w:t xml:space="preserve">3A. Skip Logic Violations</w:t>
      </w:r>
    </w:p>
    <w:p>
      <w:pPr>
        <w:spacing w:before="60" w:after="80"/>
      </w:pPr>
      <w:r>
        <w:rPr>
          <w:rFonts w:ascii="Arial" w:cs="Arial" w:eastAsia="Arial" w:hAnsi="Arial"/>
          <w:color w:val="000000"/>
          <w:sz w:val="21"/>
          <w:szCs w:val="21"/>
        </w:rPr>
        <w:t xml:space="preserve">Three skip logic issues were identified with non-zero counts. All other skip rules across M02, M03, M05 (IA5), M06, and M07 are </w:t>
      </w:r>
      <w:r>
        <w:rPr>
          <w:rFonts w:ascii="Arial" w:cs="Arial" w:eastAsia="Arial" w:hAnsi="Arial"/>
          <w:b/>
          <w:bCs/>
          <w:color w:val="375623"/>
          <w:sz w:val="21"/>
          <w:szCs w:val="21"/>
        </w:rPr>
        <w:t xml:space="preserve">clean</w:t>
      </w:r>
      <w:r>
        <w:rPr>
          <w:rFonts w:ascii="Arial" w:cs="Arial" w:eastAsia="Arial" w:hAnsi="Arial"/>
          <w:color w:val="000000"/>
          <w:sz w:val="21"/>
          <w:szCs w:val="21"/>
        </w:rPr>
        <w:t xml:space="preserve">.</w:t>
      </w:r>
    </w:p>
    <w:p>
      <w:pPr>
        <w:spacing w:before="60" w:after="0"/>
      </w:pPr>
      <w:r>
        <w:t xml:space="preserve"/>
      </w:r>
    </w:p>
    <w:p>
      <w:pPr>
        <w:spacing w:before="60" w:after="80"/>
      </w:pPr>
      <w:r>
        <w:rPr>
          <w:rFonts w:ascii="Arial" w:cs="Arial" w:eastAsia="Arial" w:hAnsi="Arial"/>
          <w:b/>
          <w:bCs/>
          <w:color w:val="000000"/>
          <w:sz w:val="21"/>
          <w:szCs w:val="21"/>
        </w:rPr>
        <w:t xml:space="preserve">Issue 1 — M04 Employment: A10/A11 filled when A1 = 2 (not working), all five rounds, 497 total observations.</w:t>
      </w:r>
    </w:p>
    <w:p>
      <w:pPr>
        <w:spacing w:before="60" w:after="80"/>
      </w:pPr>
      <w:r>
        <w:rPr>
          <w:rFonts w:ascii="Arial" w:cs="Arial" w:eastAsia="Arial" w:hAnsi="Arial"/>
          <w:color w:val="000000"/>
          <w:sz w:val="21"/>
          <w:szCs w:val="21"/>
        </w:rPr>
        <w:t xml:space="preserve">Question A1 = 2 should skip directly to A24, leaving A10 (days worked) and A11 (hours worked) blank. This violation appears in every round: R1 = 184 cases, R2 = 104, R3 = 85, R4 = 84, R5 = 40. The consistency across all rounds suggests a persistent CATI programming gap rather than a round-specific error.</w:t>
      </w:r>
    </w:p>
    <w:p>
      <w:pPr>
        <w:spacing w:before="60" w:after="80"/>
      </w:pPr>
      <w:r>
        <w:rPr>
          <w:rFonts w:ascii="Arial" w:cs="Arial" w:eastAsia="Arial" w:hAnsi="Arial"/>
          <w:b/>
          <w:bCs/>
          <w:color w:val="000000"/>
          <w:sz w:val="21"/>
          <w:szCs w:val="21"/>
        </w:rPr>
        <w:t xml:space="preserve">Issue 2 — M04 Employment: A9 filled when A8 = 2 or 99 (no secondary/gig job), Round 3 only, 63 observations.</w:t>
      </w:r>
    </w:p>
    <w:p>
      <w:pPr>
        <w:spacing w:before="60" w:after="80"/>
      </w:pPr>
      <w:r>
        <w:rPr>
          <w:rFonts w:ascii="Arial" w:cs="Arial" w:eastAsia="Arial" w:hAnsi="Arial"/>
          <w:color w:val="000000"/>
          <w:sz w:val="21"/>
          <w:szCs w:val="21"/>
        </w:rPr>
        <w:t xml:space="preserve">Question A8 = 2 or 99 should skip A9 (type of digital platform). In Round 3, 63 household members have A9 filled despite A8 indicating no secondary job. This issue is absent in all other rounds, which may point to a programming change introduced or corrected between rounds.</w:t>
      </w:r>
    </w:p>
    <w:p>
      <w:pPr>
        <w:spacing w:before="60" w:after="80"/>
      </w:pPr>
      <w:r>
        <w:rPr>
          <w:rFonts w:ascii="Arial" w:cs="Arial" w:eastAsia="Arial" w:hAnsi="Arial"/>
          <w:b/>
          <w:bCs/>
          <w:color w:val="000000"/>
          <w:sz w:val="21"/>
          <w:szCs w:val="21"/>
        </w:rPr>
        <w:t xml:space="preserve">Issue 3 — M05 Income: IA3_a–f filled when IA2 = 2 (no regular income), Round 4 only, 90 observations (2.5%).</w:t>
      </w:r>
    </w:p>
    <w:p>
      <w:pPr>
        <w:spacing w:before="60" w:after="80"/>
      </w:pPr>
      <w:r>
        <w:rPr>
          <w:rFonts w:ascii="Arial" w:cs="Arial" w:eastAsia="Arial" w:hAnsi="Arial"/>
          <w:color w:val="000000"/>
          <w:sz w:val="21"/>
          <w:szCs w:val="21"/>
        </w:rPr>
        <w:t xml:space="preserve">Question IA2 = 2 should skip IA3_a through IA3_f (input access details). In Round 4, 90 members have non-zero values in one or more IA3 sub-items despite IA2 = 2. This is round-specific and may reflect a questionnaire programming change in R4.</w:t>
      </w:r>
    </w:p>
    <w:p>
      <w:pPr>
        <w:spacing w:before="60" w:after="0"/>
      </w:pPr>
      <w:r>
        <w:t xml:space="preserve"/>
      </w:r>
    </w:p>
    <w:p>
      <w:pPr>
        <w:spacing w:before="60" w:after="80"/>
      </w:pPr>
      <w:r>
        <w:rPr>
          <w:rFonts w:ascii="Arial" w:cs="Arial" w:eastAsia="Arial" w:hAnsi="Arial"/>
          <w:color w:val="000000"/>
          <w:sz w:val="21"/>
          <w:szCs w:val="21"/>
        </w:rPr>
        <w:t xml:space="preserve">Questions for your team:</w:t>
      </w:r>
    </w:p>
    <w:p>
      <w:pPr>
        <w:pStyle w:val="ListParagraph"/>
        <w:numPr>
          <w:ilvl w:val="0"/>
          <w:numId w:val="2"/>
        </w:numPr>
        <w:spacing w:before="40" w:after="40"/>
      </w:pPr>
      <w:r>
        <w:rPr>
          <w:rFonts w:ascii="Arial" w:cs="Arial" w:eastAsia="Arial" w:hAnsi="Arial"/>
          <w:sz w:val="21"/>
          <w:szCs w:val="21"/>
        </w:rPr>
        <w:t xml:space="preserve">For Issue 1 (A1=2, all rounds): was the A1→A24 skip ever programmed in the CATI system? The persistence across all five rounds suggests it may have been missing from the start.</w:t>
      </w:r>
    </w:p>
    <w:p>
      <w:pPr>
        <w:pStyle w:val="ListParagraph"/>
        <w:numPr>
          <w:ilvl w:val="0"/>
          <w:numId w:val="2"/>
        </w:numPr>
        <w:spacing w:before="40" w:after="40"/>
      </w:pPr>
      <w:r>
        <w:rPr>
          <w:rFonts w:ascii="Arial" w:cs="Arial" w:eastAsia="Arial" w:hAnsi="Arial"/>
          <w:sz w:val="21"/>
          <w:szCs w:val="21"/>
        </w:rPr>
        <w:t xml:space="preserve">For the A1 cases: is it possible some respondents had a job but did not work last week (A26=1)? If so, A10/A11 may be legitimately filled for a subset.</w:t>
      </w:r>
    </w:p>
    <w:p>
      <w:pPr>
        <w:pStyle w:val="ListParagraph"/>
        <w:numPr>
          <w:ilvl w:val="0"/>
          <w:numId w:val="2"/>
        </w:numPr>
        <w:spacing w:before="40" w:after="40"/>
      </w:pPr>
      <w:r>
        <w:rPr>
          <w:rFonts w:ascii="Arial" w:cs="Arial" w:eastAsia="Arial" w:hAnsi="Arial"/>
          <w:sz w:val="21"/>
          <w:szCs w:val="21"/>
        </w:rPr>
        <w:t xml:space="preserve">For Issue 2 (A8/A9, R3 only): was there a routing change between R2 and R3, and was it corrected in R4?</w:t>
      </w:r>
    </w:p>
    <w:p>
      <w:pPr>
        <w:pStyle w:val="ListParagraph"/>
        <w:numPr>
          <w:ilvl w:val="0"/>
          <w:numId w:val="2"/>
        </w:numPr>
        <w:spacing w:before="40" w:after="40"/>
      </w:pPr>
      <w:r>
        <w:rPr>
          <w:rFonts w:ascii="Arial" w:cs="Arial" w:eastAsia="Arial" w:hAnsi="Arial"/>
          <w:sz w:val="21"/>
          <w:szCs w:val="21"/>
        </w:rPr>
        <w:t xml:space="preserve">For Issue 3 (IA2/IA3, R4 only): was the IA2→IA5 skip routing accidentally removed in R4 and restored in R5?</w:t>
      </w:r>
    </w:p>
    <w:p>
      <w:pPr>
        <w:spacing w:before="140" w:after="0"/>
      </w:pPr>
      <w:r>
        <w:t xml:space="preserve"/>
      </w:r>
    </w:p>
    <w:p>
      <w:pPr>
        <w:spacing w:before="220" w:after="80"/>
      </w:pPr>
      <w:r>
        <w:rPr>
          <w:rFonts w:ascii="Arial" w:cs="Arial" w:eastAsia="Arial" w:hAnsi="Arial"/>
          <w:b/>
          <w:bCs/>
          <w:color w:val="2E75B6"/>
          <w:sz w:val="22"/>
          <w:szCs w:val="22"/>
        </w:rPr>
        <w:t xml:space="preserve">3B. Interview Duration</w:t>
      </w:r>
    </w:p>
    <w:p>
      <w:pPr>
        <w:spacing w:before="60" w:after="80"/>
      </w:pPr>
      <w:r>
        <w:rPr>
          <w:rFonts w:ascii="Arial" w:cs="Arial" w:eastAsia="Arial" w:hAnsi="Arial"/>
          <w:color w:val="000000"/>
          <w:sz w:val="21"/>
          <w:szCs w:val="21"/>
        </w:rPr>
        <w:t xml:space="preserve">The QC system flags interviews that are unusually short (possibly rushed or fabricated) and records instances where a module’s elapsed time is zero (module skipped or timing not recorded). The table below gives a full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32"/>
        <w:gridCol w:w="1232"/>
        <w:gridCol w:w="1232"/>
        <w:gridCol w:w="1232"/>
        <w:gridCol w:w="1232"/>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12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R1</w:t>
            </w:r>
          </w:p>
        </w:tc>
        <w:tc>
          <w:tcPr>
            <w:tcW w:type="dxa" w:w="12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R2</w:t>
            </w:r>
          </w:p>
        </w:tc>
        <w:tc>
          <w:tcPr>
            <w:tcW w:type="dxa" w:w="12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R3</w:t>
            </w:r>
          </w:p>
        </w:tc>
        <w:tc>
          <w:tcPr>
            <w:tcW w:type="dxa" w:w="12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R4</w:t>
            </w:r>
          </w:p>
        </w:tc>
        <w:tc>
          <w:tcPr>
            <w:tcW w:type="dxa" w:w="12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Median duration (min)</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29.0</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25.4</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26.9</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24.3</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24.6</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Very short (&lt;5 min)</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6</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Short (15–22 min)</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98</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159</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64</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177</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152</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Zero-dur: Passport (dur_pp)</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2</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Zero-dur: Income (dur_inc)</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16</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Zero-dur: Finance (dur_fin)</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00000"/>
                <w:sz w:val="19"/>
                <w:szCs w:val="19"/>
              </w:rPr>
              <w:t xml:space="preserve">32</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Zero-dur: Shocks (dur_sh)</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2</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9"/>
                <w:szCs w:val="19"/>
              </w:rPr>
              <w:t xml:space="preserve">Zero-dur: Employment (dur_emp)</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1</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C55A11"/>
                <w:sz w:val="19"/>
                <w:szCs w:val="19"/>
              </w:rPr>
              <w:t xml:space="preserve">2</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c>
          <w:tcPr>
            <w:tcW w:type="dxa" w:w="123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w:t>
            </w:r>
          </w:p>
        </w:tc>
      </w:tr>
    </w:tbl>
    <w:p>
      <w:pPr>
        <w:spacing w:before="80" w:after="0"/>
      </w:pPr>
      <w:r>
        <w:t xml:space="preserve"/>
      </w:r>
    </w:p>
    <w:p>
      <w:pPr>
        <w:spacing w:before="40" w:after="60"/>
        <w:ind w:left="360"/>
      </w:pPr>
      <w:r>
        <w:rPr>
          <w:rFonts w:ascii="Arial" w:cs="Arial" w:eastAsia="Arial" w:hAnsi="Arial"/>
          <w:color w:val="595959"/>
          <w:sz w:val="19"/>
          <w:szCs w:val="19"/>
        </w:rPr>
        <w:t xml:space="preserve">Thresholds: “Very short” &lt; 5 min; “Short” 15–22 min (below expected range of ~25–35 min). Zero-duration means the module timer recorded no elapsed time.</w:t>
      </w:r>
    </w:p>
    <w:p>
      <w:pPr>
        <w:spacing w:before="80" w:after="0"/>
      </w:pPr>
      <w:r>
        <w:t xml:space="preserve"/>
      </w:r>
    </w:p>
    <w:p>
      <w:pPr>
        <w:spacing w:before="60" w:after="80"/>
      </w:pPr>
      <w:r>
        <w:rPr>
          <w:rFonts w:ascii="Arial" w:cs="Arial" w:eastAsia="Arial" w:hAnsi="Arial"/>
          <w:color w:val="000000"/>
          <w:sz w:val="21"/>
          <w:szCs w:val="21"/>
        </w:rPr>
        <w:t xml:space="preserve">The most notable items are:</w:t>
      </w:r>
    </w:p>
    <w:p>
      <w:pPr>
        <w:pStyle w:val="ListParagraph"/>
        <w:numPr>
          <w:ilvl w:val="0"/>
          <w:numId w:val="2"/>
        </w:numPr>
        <w:spacing w:before="40" w:after="40"/>
      </w:pPr>
      <w:r>
        <w:rPr>
          <w:rFonts w:ascii="Arial" w:cs="Arial" w:eastAsia="Arial" w:hAnsi="Arial"/>
          <w:b/>
          <w:bCs/>
          <w:sz w:val="21"/>
          <w:szCs w:val="21"/>
        </w:rPr>
        <w:t xml:space="preserve">Round 3: </w:t>
      </w:r>
      <w:r>
        <w:rPr>
          <w:rFonts w:ascii="Arial" w:cs="Arial" w:eastAsia="Arial" w:hAnsi="Arial"/>
          <w:sz w:val="21"/>
          <w:szCs w:val="21"/>
        </w:rPr>
        <w:t xml:space="preserve">6 interviews completed in under 5 minutes. These are strong indicators of fabrication or a technical malfunction and should be reviewed at the enumerator level.</w:t>
      </w:r>
    </w:p>
    <w:p>
      <w:pPr>
        <w:pStyle w:val="ListParagraph"/>
        <w:numPr>
          <w:ilvl w:val="0"/>
          <w:numId w:val="2"/>
        </w:numPr>
        <w:spacing w:before="40" w:after="40"/>
      </w:pPr>
      <w:r>
        <w:rPr>
          <w:rFonts w:ascii="Arial" w:cs="Arial" w:eastAsia="Arial" w:hAnsi="Arial"/>
          <w:b/>
          <w:bCs/>
          <w:sz w:val="21"/>
          <w:szCs w:val="21"/>
        </w:rPr>
        <w:t xml:space="preserve">Round 4: </w:t>
      </w:r>
      <w:r>
        <w:rPr>
          <w:rFonts w:ascii="Arial" w:cs="Arial" w:eastAsia="Arial" w:hAnsi="Arial"/>
          <w:sz w:val="21"/>
          <w:szCs w:val="21"/>
        </w:rPr>
        <w:t xml:space="preserve">177 short interviews (14.3% of sample). While some short interviews may reflect genuinely brief households, the concentration in R4 is higher than other rounds and warrants review.</w:t>
      </w:r>
    </w:p>
    <w:p>
      <w:pPr>
        <w:pStyle w:val="ListParagraph"/>
        <w:numPr>
          <w:ilvl w:val="0"/>
          <w:numId w:val="2"/>
        </w:numPr>
        <w:spacing w:before="40" w:after="40"/>
      </w:pPr>
      <w:r>
        <w:rPr>
          <w:rFonts w:ascii="Arial" w:cs="Arial" w:eastAsia="Arial" w:hAnsi="Arial"/>
          <w:b/>
          <w:bCs/>
          <w:sz w:val="21"/>
          <w:szCs w:val="21"/>
        </w:rPr>
        <w:t xml:space="preserve">Round 1, Finance module (dur_fin): </w:t>
      </w:r>
      <w:r>
        <w:rPr>
          <w:rFonts w:ascii="Arial" w:cs="Arial" w:eastAsia="Arial" w:hAnsi="Arial"/>
          <w:sz w:val="21"/>
          <w:szCs w:val="21"/>
        </w:rPr>
        <w:t xml:space="preserve">32 households show zero duration for the Finance module. This is the highest zero-duration count across all modules and rounds — it suggests the Finance module was either skipped entirely or the timer failed to record.</w:t>
      </w:r>
    </w:p>
    <w:p>
      <w:pPr>
        <w:pStyle w:val="ListParagraph"/>
        <w:numPr>
          <w:ilvl w:val="0"/>
          <w:numId w:val="2"/>
        </w:numPr>
        <w:spacing w:before="40" w:after="40"/>
      </w:pPr>
      <w:r>
        <w:rPr>
          <w:rFonts w:ascii="Arial" w:cs="Arial" w:eastAsia="Arial" w:hAnsi="Arial"/>
          <w:b/>
          <w:bCs/>
          <w:sz w:val="21"/>
          <w:szCs w:val="21"/>
        </w:rPr>
        <w:t xml:space="preserve">Round 1, Income module (dur_inc): </w:t>
      </w:r>
      <w:r>
        <w:rPr>
          <w:rFonts w:ascii="Arial" w:cs="Arial" w:eastAsia="Arial" w:hAnsi="Arial"/>
          <w:sz w:val="21"/>
          <w:szCs w:val="21"/>
        </w:rPr>
        <w:t xml:space="preserve">16 households show zero duration for the Income module.</w:t>
      </w:r>
    </w:p>
    <w:p>
      <w:pPr>
        <w:spacing w:before="60" w:after="0"/>
      </w:pPr>
      <w:r>
        <w:t xml:space="preserve"/>
      </w:r>
    </w:p>
    <w:p>
      <w:pPr>
        <w:spacing w:before="60" w:after="80"/>
      </w:pPr>
      <w:r>
        <w:rPr>
          <w:rFonts w:ascii="Arial" w:cs="Arial" w:eastAsia="Arial" w:hAnsi="Arial"/>
          <w:color w:val="000000"/>
          <w:sz w:val="21"/>
          <w:szCs w:val="21"/>
        </w:rPr>
        <w:t xml:space="preserve">Questions for your team:</w:t>
      </w:r>
    </w:p>
    <w:p>
      <w:pPr>
        <w:pStyle w:val="ListParagraph"/>
        <w:numPr>
          <w:ilvl w:val="0"/>
          <w:numId w:val="2"/>
        </w:numPr>
        <w:spacing w:before="40" w:after="40"/>
      </w:pPr>
      <w:r>
        <w:rPr>
          <w:rFonts w:ascii="Arial" w:cs="Arial" w:eastAsia="Arial" w:hAnsi="Arial"/>
          <w:sz w:val="21"/>
          <w:szCs w:val="21"/>
        </w:rPr>
        <w:t xml:space="preserve">For R3: which enumerators conducted the 6 very short interviews? We can provide a case listing.</w:t>
      </w:r>
    </w:p>
    <w:p>
      <w:pPr>
        <w:pStyle w:val="ListParagraph"/>
        <w:numPr>
          <w:ilvl w:val="0"/>
          <w:numId w:val="2"/>
        </w:numPr>
        <w:spacing w:before="40" w:after="40"/>
      </w:pPr>
      <w:r>
        <w:rPr>
          <w:rFonts w:ascii="Arial" w:cs="Arial" w:eastAsia="Arial" w:hAnsi="Arial"/>
          <w:sz w:val="21"/>
          <w:szCs w:val="21"/>
        </w:rPr>
        <w:t xml:space="preserve">For R4: were there any known issues (system crashes, connectivity) that could explain the elevated short-interview rate?</w:t>
      </w:r>
    </w:p>
    <w:p>
      <w:pPr>
        <w:pStyle w:val="ListParagraph"/>
        <w:numPr>
          <w:ilvl w:val="0"/>
          <w:numId w:val="2"/>
        </w:numPr>
        <w:spacing w:before="40" w:after="40"/>
      </w:pPr>
      <w:r>
        <w:rPr>
          <w:rFonts w:ascii="Arial" w:cs="Arial" w:eastAsia="Arial" w:hAnsi="Arial"/>
          <w:sz w:val="21"/>
          <w:szCs w:val="21"/>
        </w:rPr>
        <w:t xml:space="preserve">For R1 Finance / Income zero-duration: was there a known timer or module-skipping issue in the first round of the survey?</w:t>
      </w:r>
    </w:p>
    <w:p>
      <w:pPr>
        <w:spacing w:before="140" w:after="0"/>
      </w:pPr>
      <w:r>
        <w:t xml:space="preserve"/>
      </w:r>
    </w:p>
    <w:p>
      <w:pPr>
        <w:spacing w:before="220" w:after="80"/>
      </w:pPr>
      <w:r>
        <w:rPr>
          <w:rFonts w:ascii="Arial" w:cs="Arial" w:eastAsia="Arial" w:hAnsi="Arial"/>
          <w:b/>
          <w:bCs/>
          <w:color w:val="2E75B6"/>
          <w:sz w:val="22"/>
          <w:szCs w:val="22"/>
        </w:rPr>
        <w:t xml:space="preserve">3C. Distribution Shifts Across Rounds</w:t>
      </w:r>
    </w:p>
    <w:p>
      <w:pPr>
        <w:spacing w:before="60" w:after="80"/>
      </w:pPr>
      <w:r>
        <w:rPr>
          <w:rFonts w:ascii="Arial" w:cs="Arial" w:eastAsia="Arial" w:hAnsi="Arial"/>
          <w:color w:val="000000"/>
          <w:sz w:val="21"/>
          <w:szCs w:val="21"/>
        </w:rPr>
        <w:t xml:space="preserve">The QC system monitors key indicator rates for sudden shifts between rounds that may signal questionnaire changes, sample composition changes, or data entry errors. Two variables triggered the shift detector:</w:t>
      </w:r>
    </w:p>
    <w:p>
      <w:pPr>
        <w:spacing w:before="60" w:after="0"/>
      </w:pPr>
      <w:r>
        <w:t xml:space="preserve"/>
      </w:r>
    </w:p>
    <w:p>
      <w:pPr>
        <w:spacing w:before="60" w:after="80"/>
      </w:pPr>
      <w:r>
        <w:rPr>
          <w:rFonts w:ascii="Arial" w:cs="Arial" w:eastAsia="Arial" w:hAnsi="Arial"/>
          <w:b/>
          <w:bCs/>
          <w:color w:val="000000"/>
          <w:sz w:val="21"/>
          <w:szCs w:val="21"/>
        </w:rPr>
        <w:t xml:space="preserve">Shift 1 — M04 A1 “Worked last 7 days” rate: jumped from 2.6% in R3 to 22.5% in R4 (+19.9 percentage points).</w:t>
      </w:r>
    </w:p>
    <w:p>
      <w:pPr>
        <w:spacing w:before="60" w:after="80"/>
      </w:pPr>
      <w:r>
        <w:rPr>
          <w:rFonts w:ascii="Arial" w:cs="Arial" w:eastAsia="Arial" w:hAnsi="Arial"/>
          <w:color w:val="000000"/>
          <w:sz w:val="21"/>
          <w:szCs w:val="21"/>
        </w:rPr>
        <w:t xml:space="preserve">The share of household members reporting they worked last week was stable at ~2.6–4.6% in Rounds 1–3, then jumped sharply to 22.5% in R4 and 25.5% in R5. This large increase could reflect a genuine seasonal pattern, a change in the eligible roster (e.g., removing children from the employment module), or a change in how A1 was routed or coded.</w:t>
      </w:r>
    </w:p>
    <w:p>
      <w:pPr>
        <w:spacing w:before="60" w:after="0"/>
      </w:pPr>
      <w:r>
        <w:t xml:space="preserve"/>
      </w:r>
    </w:p>
    <w:p>
      <w:pPr>
        <w:spacing w:before="60" w:after="80"/>
      </w:pPr>
      <w:r>
        <w:rPr>
          <w:rFonts w:ascii="Arial" w:cs="Arial" w:eastAsia="Arial" w:hAnsi="Arial"/>
          <w:b/>
          <w:bCs/>
          <w:color w:val="000000"/>
          <w:sz w:val="21"/>
          <w:szCs w:val="21"/>
        </w:rPr>
        <w:t xml:space="preserve">Shift 2 — M06 F1 “Has formal bank deposits” rate: jumped from 5.6% in R4 to 32.1% in R5 (+26.5 percentage points).</w:t>
      </w:r>
    </w:p>
    <w:p>
      <w:pPr>
        <w:spacing w:before="60" w:after="80"/>
      </w:pPr>
      <w:r>
        <w:rPr>
          <w:rFonts w:ascii="Arial" w:cs="Arial" w:eastAsia="Arial" w:hAnsi="Arial"/>
          <w:color w:val="000000"/>
          <w:sz w:val="21"/>
          <w:szCs w:val="21"/>
        </w:rPr>
        <w:t xml:space="preserve">In Rounds 1–4, the share reporting formal deposits was stable at 3.9–5.6%. In Round 5, it jumped to 32.1%. Our QC system note indicates this may be explained by a questionnaire routing change in R5: question F1 is now only asked of households with a bank account (F17=1), which would effectively condition the rate on account holders and could inflate the share. We flag this for your confirmation.</w:t>
      </w:r>
    </w:p>
    <w:p>
      <w:pPr>
        <w:spacing w:before="60" w:after="0"/>
      </w:pPr>
      <w:r>
        <w:t xml:space="preserve"/>
      </w:r>
    </w:p>
    <w:p>
      <w:pPr>
        <w:spacing w:before="60" w:after="80"/>
      </w:pPr>
      <w:r>
        <w:rPr>
          <w:rFonts w:ascii="Arial" w:cs="Arial" w:eastAsia="Arial" w:hAnsi="Arial"/>
          <w:color w:val="000000"/>
          <w:sz w:val="21"/>
          <w:szCs w:val="21"/>
        </w:rPr>
        <w:t xml:space="preserve">Questions for your team:</w:t>
      </w:r>
    </w:p>
    <w:p>
      <w:pPr>
        <w:pStyle w:val="ListParagraph"/>
        <w:numPr>
          <w:ilvl w:val="0"/>
          <w:numId w:val="2"/>
        </w:numPr>
        <w:spacing w:before="40" w:after="40"/>
      </w:pPr>
      <w:r>
        <w:rPr>
          <w:rFonts w:ascii="Arial" w:cs="Arial" w:eastAsia="Arial" w:hAnsi="Arial"/>
          <w:sz w:val="21"/>
          <w:szCs w:val="21"/>
        </w:rPr>
        <w:t xml:space="preserve">For A1: was the employment module routing changed in R4? Was the age/eligibility threshold for the employment module adjusted?</w:t>
      </w:r>
    </w:p>
    <w:p>
      <w:pPr>
        <w:pStyle w:val="ListParagraph"/>
        <w:numPr>
          <w:ilvl w:val="0"/>
          <w:numId w:val="2"/>
        </w:numPr>
        <w:spacing w:before="40" w:after="40"/>
      </w:pPr>
      <w:r>
        <w:rPr>
          <w:rFonts w:ascii="Arial" w:cs="Arial" w:eastAsia="Arial" w:hAnsi="Arial"/>
          <w:sz w:val="21"/>
          <w:szCs w:val="21"/>
        </w:rPr>
        <w:t xml:space="preserve">For F1: was the routing change (F17=1 gates F1) intentional in R5? If so, users of the pooled dataset should be informed.</w:t>
      </w:r>
    </w:p>
    <w:p>
      <w:pPr>
        <w:spacing w:before="140" w:after="0"/>
      </w:pPr>
      <w:r>
        <w:t xml:space="preserve"/>
      </w:r>
    </w:p>
    <w:p>
      <w:pPr>
        <w:spacing w:before="220" w:after="80"/>
      </w:pPr>
      <w:r>
        <w:rPr>
          <w:rFonts w:ascii="Arial" w:cs="Arial" w:eastAsia="Arial" w:hAnsi="Arial"/>
          <w:b/>
          <w:bCs/>
          <w:color w:val="2E75B6"/>
          <w:sz w:val="22"/>
          <w:szCs w:val="22"/>
        </w:rPr>
        <w:t xml:space="preserve">3D. Key Missing Rates</w:t>
      </w:r>
    </w:p>
    <w:p>
      <w:pPr>
        <w:spacing w:before="60" w:after="80"/>
      </w:pPr>
      <w:r>
        <w:rPr>
          <w:rFonts w:ascii="Arial" w:cs="Arial" w:eastAsia="Arial" w:hAnsi="Arial"/>
          <w:color w:val="000000"/>
          <w:sz w:val="21"/>
          <w:szCs w:val="21"/>
        </w:rPr>
        <w:t xml:space="preserve">The table below shows missing rates for selected variables that the QC system monitors. High missing rates on “ask all” variables indicate module skipping; high missing on conditional variables may be expected. The patterns that stand out are highlighted.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52"/>
        <w:gridCol w:w="1152"/>
        <w:gridCol w:w="1152"/>
        <w:gridCol w:w="1152"/>
        <w:gridCol w:w="1152"/>
      </w:tblGrid>
      <w:tr>
        <w:trPr>
          <w:tblHeader/>
        </w:trP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 (% missing)</w:t>
            </w:r>
          </w:p>
        </w:tc>
        <w:tc>
          <w:tcPr>
            <w:tcW w:type="dxa" w:w="115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R1</w:t>
            </w:r>
          </w:p>
        </w:tc>
        <w:tc>
          <w:tcPr>
            <w:tcW w:type="dxa" w:w="115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R2</w:t>
            </w:r>
          </w:p>
        </w:tc>
        <w:tc>
          <w:tcPr>
            <w:tcW w:type="dxa" w:w="115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R3</w:t>
            </w:r>
          </w:p>
        </w:tc>
        <w:tc>
          <w:tcPr>
            <w:tcW w:type="dxa" w:w="115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R4</w:t>
            </w:r>
          </w:p>
        </w:tc>
        <w:tc>
          <w:tcPr>
            <w:tcW w:type="dxa" w:w="115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M04 A1 – Worked last week</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31.7%</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34.2%</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5623"/>
                <w:sz w:val="19"/>
                <w:szCs w:val="19"/>
              </w:rPr>
              <w:t xml:space="preserve">35.0%</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C00000"/>
                <w:sz w:val="19"/>
                <w:szCs w:val="19"/>
              </w:rPr>
              <w:t xml:space="preserve">95.5%</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C00000"/>
                <w:sz w:val="19"/>
                <w:szCs w:val="19"/>
              </w:rPr>
              <w:t xml:space="preserve">96.4%</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M04 A10 – Days worked (if A1=1)</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88.8%</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90.3%</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67.0%</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63.4%</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75.3%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M04 A11 – Hours worked (if A1=1)</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87.0%</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87.5%</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67.0%</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63.4%</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93.9%</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M06 F1 – Has formal deposits (R5: if F17=1)</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0.0%</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0.0%</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0.0%</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0.0%</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C55A11"/>
                <w:sz w:val="19"/>
                <w:szCs w:val="19"/>
              </w:rPr>
              <w:t xml:space="preserve">88.4%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M06 F9 – Loan institution (if F7=1)</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77.1%</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79.2%</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77.2%</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79.3%</w:t>
            </w:r>
          </w:p>
        </w:tc>
        <w:tc>
          <w:tcPr>
            <w:tcW w:type="dxa" w:w="115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82.3%</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9"/>
                <w:szCs w:val="19"/>
              </w:rPr>
              <w:t xml:space="preserve">M03 SH4 – Days water disruption (if SH3=1)</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74.1%</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83.6%</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86.2%</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88.7%</w:t>
            </w:r>
          </w:p>
        </w:tc>
        <w:tc>
          <w:tcPr>
            <w:tcW w:type="dxa" w:w="1152"/>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9"/>
                <w:szCs w:val="19"/>
              </w:rPr>
              <w:t xml:space="preserve">90.2%</w:t>
            </w:r>
          </w:p>
        </w:tc>
      </w:tr>
    </w:tbl>
    <w:p>
      <w:pPr>
        <w:spacing w:before="80" w:after="0"/>
      </w:pPr>
      <w:r>
        <w:t xml:space="preserve"/>
      </w:r>
    </w:p>
    <w:p>
      <w:pPr>
        <w:spacing w:before="40" w:after="60"/>
        <w:ind w:left="360"/>
      </w:pPr>
      <w:r>
        <w:rPr>
          <w:rFonts w:ascii="Arial" w:cs="Arial" w:eastAsia="Arial" w:hAnsi="Arial"/>
          <w:color w:val="595959"/>
          <w:sz w:val="19"/>
          <w:szCs w:val="19"/>
        </w:rPr>
        <w:t xml:space="preserve">For conditional variables (A10, A11, F1, F9, SH4), missing rates reflect both “not applicable” (skip-routed) and genuinely missing responses. The rates shown are missing among all module respondents, not only eligible ones.</w:t>
      </w:r>
    </w:p>
    <w:p>
      <w:pPr>
        <w:spacing w:before="80" w:after="0"/>
      </w:pPr>
      <w:r>
        <w:t xml:space="preserve"/>
      </w:r>
    </w:p>
    <w:p>
      <w:pPr>
        <w:spacing w:before="60" w:after="80"/>
      </w:pPr>
      <w:r>
        <w:rPr>
          <w:rFonts w:ascii="Arial" w:cs="Arial" w:eastAsia="Arial" w:hAnsi="Arial"/>
          <w:color w:val="000000"/>
          <w:sz w:val="21"/>
          <w:szCs w:val="21"/>
        </w:rPr>
        <w:t xml:space="preserve">The most important finding here is the A1 missing rate in Rounds 4 and 5: at 95.5% and 96.4%, nearly all M04 respondents have A1 missing. Since A1 is the gateway question for the employment module, this means the employment module was effectively not administered to the vast majority of respondents in R4 and R5. This is consistent with the distribution shift noted in Section 3C and may reflect a roster filter change that restricted A1 to a small subset of household members.</w:t>
      </w:r>
    </w:p>
    <w:p>
      <w:pPr>
        <w:spacing w:before="60" w:after="0"/>
      </w:pPr>
      <w:r>
        <w:t xml:space="preserve"/>
      </w:r>
    </w:p>
    <w:p>
      <w:pPr>
        <w:spacing w:before="60" w:after="80"/>
      </w:pPr>
      <w:r>
        <w:rPr>
          <w:rFonts w:ascii="Arial" w:cs="Arial" w:eastAsia="Arial" w:hAnsi="Arial"/>
          <w:color w:val="000000"/>
          <w:sz w:val="21"/>
          <w:szCs w:val="21"/>
        </w:rPr>
        <w:t xml:space="preserve">The high missing rates on A10 and A11 in R3 and R4 (63–67%) are also noteworthy — they are substantially higher than R1–2 (~90–93% would be expected given that most members are not employed). We flag these for your confirmation.</w:t>
      </w:r>
    </w:p>
    <w:p>
      <w:pPr>
        <w:spacing w:before="60" w:after="0"/>
      </w:pPr>
      <w:r>
        <w:t xml:space="preserve"/>
      </w:r>
    </w:p>
    <w:p>
      <w:pPr>
        <w:spacing w:before="60" w:after="80"/>
      </w:pPr>
      <w:r>
        <w:rPr>
          <w:rFonts w:ascii="Arial" w:cs="Arial" w:eastAsia="Arial" w:hAnsi="Arial"/>
          <w:color w:val="000000"/>
          <w:sz w:val="21"/>
          <w:szCs w:val="21"/>
        </w:rPr>
        <w:t xml:space="preserve">For F9 (loan institution), the consistently high missing rates (77–82%) across all rounds are likely explained by the fact that most households did not apply for a loan (F7 ≠ 1), so F9 is not applicable. No action is required unless the loan application rates themselves are incorrect.</w:t>
      </w:r>
    </w:p>
    <w:p>
      <w:pPr>
        <w:spacing w:before="160" w:after="0"/>
      </w:pPr>
      <w:r>
        <w:t xml:space="preserve"/>
      </w:r>
    </w:p>
    <w:p>
      <w:pPr>
        <w:pBdr>
          <w:bottom w:val="single" w:color="2E75B6" w:sz="4" w:space="4"/>
        </w:pBdr>
        <w:spacing w:before="320" w:after="120"/>
      </w:pPr>
      <w:r>
        <w:rPr>
          <w:rFonts w:ascii="Arial" w:cs="Arial" w:eastAsia="Arial" w:hAnsi="Arial"/>
          <w:b/>
          <w:bCs/>
          <w:color w:val="1F4E79"/>
          <w:sz w:val="26"/>
          <w:szCs w:val="26"/>
        </w:rPr>
        <w:t xml:space="preserve">4. Checks That Passed</w:t>
      </w:r>
    </w:p>
    <w:p>
      <w:pPr>
        <w:spacing w:before="60" w:after="80"/>
      </w:pPr>
      <w:r>
        <w:rPr>
          <w:rFonts w:ascii="Arial" w:cs="Arial" w:eastAsia="Arial" w:hAnsi="Arial"/>
          <w:color w:val="000000"/>
          <w:sz w:val="21"/>
          <w:szCs w:val="21"/>
        </w:rPr>
        <w:t xml:space="preserve">The following checks returned zero issues across all applicable rounds and require no action:</w:t>
      </w:r>
    </w:p>
    <w:p>
      <w:pPr>
        <w:pStyle w:val="ListParagraph"/>
        <w:numPr>
          <w:ilvl w:val="0"/>
          <w:numId w:val="2"/>
        </w:numPr>
        <w:spacing w:before="40" w:after="40"/>
      </w:pPr>
      <w:r>
        <w:rPr>
          <w:rFonts w:ascii="Arial" w:cs="Arial" w:eastAsia="Arial" w:hAnsi="Arial"/>
          <w:sz w:val="21"/>
          <w:szCs w:val="21"/>
        </w:rPr>
        <w:t xml:space="preserve">Skip logic: M02 Education (ED15/ED16), M03 Shocks (SH1, SH3), M04 contract (A16/A17), M04 A8/A9 (R1, R2, R4, R5), M05 seasonal income (IA5/IA6), M06 Finance (F7/F9, F17/F1, F18/F2), M07 Health (H2/H3).</w:t>
      </w:r>
    </w:p>
    <w:p>
      <w:pPr>
        <w:pStyle w:val="ListParagraph"/>
        <w:numPr>
          <w:ilvl w:val="0"/>
          <w:numId w:val="2"/>
        </w:numPr>
        <w:spacing w:before="40" w:after="40"/>
      </w:pPr>
      <w:r>
        <w:rPr>
          <w:rFonts w:ascii="Arial" w:cs="Arial" w:eastAsia="Arial" w:hAnsi="Arial"/>
          <w:sz w:val="21"/>
          <w:szCs w:val="21"/>
        </w:rPr>
        <w:t xml:space="preserve">Mandatory field completion: M02 (ED16 when dropout), M03 (SH1b, SH4), M06 (F8/F9 when loan), M07 (H2A, H4, H14), M08 (all FIES items).</w:t>
      </w:r>
    </w:p>
    <w:p>
      <w:pPr>
        <w:pStyle w:val="ListParagraph"/>
        <w:numPr>
          <w:ilvl w:val="0"/>
          <w:numId w:val="2"/>
        </w:numPr>
        <w:spacing w:before="40" w:after="40"/>
      </w:pPr>
      <w:r>
        <w:rPr>
          <w:rFonts w:ascii="Arial" w:cs="Arial" w:eastAsia="Arial" w:hAnsi="Arial"/>
          <w:sz w:val="21"/>
          <w:szCs w:val="21"/>
        </w:rPr>
        <w:t xml:space="preserve">Out-of-range values: age (0–120), sex (1–2), days worked (0–7), hours worked (0–168), electricity hours (≤168), water disruption days (1–30), FIES codes (1–2), life satisfaction (1–5), all V9 items.</w:t>
      </w:r>
    </w:p>
    <w:p>
      <w:pPr>
        <w:pStyle w:val="ListParagraph"/>
        <w:numPr>
          <w:ilvl w:val="0"/>
          <w:numId w:val="2"/>
        </w:numPr>
        <w:spacing w:before="40" w:after="40"/>
        <w:rPr>
          <w:ins w:id="116" w:author="Claude" w:date="2026-03-22T00:00:00Z"/>
        </w:rPr>
      </w:pPr>
      <w:ins w:id="117" w:author="Claude" w:date="2026-03-22T00:00:00Z">
        <w:r>
          <w:rPr>
            <w:rFonts w:ascii="Arial" w:cs="Arial" w:eastAsia="Arial" w:hAnsi="Arial"/>
            <w:sz w:val="21"/>
            <w:szCs w:val="21"/>
          </w:rPr>
          <w:t xml:space="preserve">M07 (Health) round coverage: Module 7 contains no data for Rounds 1–4 (0 rows each); all 4,393 M07 records are from Round 5. Skip logic and mandatory field checks for M07 apply to Round 5 only and passed with zero issues.</w:t>
        </w:r>
      </w:ins>
    </w:p>
    <w:p>
      <w:pPr>
        <w:spacing w:before="160" w:after="0"/>
      </w:pPr>
      <w:r>
        <w:t xml:space="preserve"/>
      </w:r>
    </w:p>
    <w:p>
      <w:pPr>
        <w:pBdr>
          <w:bottom w:val="single" w:color="2E75B6" w:sz="4" w:space="4"/>
        </w:pBdr>
        <w:spacing w:before="320" w:after="120"/>
      </w:pPr>
      <w:r>
        <w:rPr>
          <w:rFonts w:ascii="Arial" w:cs="Arial" w:eastAsia="Arial" w:hAnsi="Arial"/>
          <w:b/>
          <w:bCs/>
          <w:color w:val="1F4E79"/>
          <w:sz w:val="26"/>
          <w:szCs w:val="26"/>
        </w:rPr>
        <w:t xml:space="preserve">5. Requested Actions</w:t>
      </w:r>
    </w:p>
    <w:p>
      <w:pPr>
        <w:spacing w:before="60" w:after="80"/>
      </w:pPr>
      <w:r>
        <w:rPr>
          <w:rFonts w:ascii="Arial" w:cs="Arial" w:eastAsia="Arial" w:hAnsi="Arial"/>
          <w:color w:val="000000"/>
          <w:sz w:val="21"/>
          <w:szCs w:val="21"/>
        </w:rPr>
        <w:t xml:space="preserve">We would appreciate your team’s response on the following items:</w:t>
      </w:r>
    </w:p>
    <w:p>
      <w:pPr>
        <w:pStyle w:val="ListParagraph"/>
        <w:numPr>
          <w:ilvl w:val="0"/>
          <w:numId w:val="2"/>
        </w:numPr>
        <w:spacing w:before="40" w:after="40"/>
      </w:pPr>
      <w:r>
        <w:rPr>
          <w:rFonts w:ascii="Arial" w:cs="Arial" w:eastAsia="Arial" w:hAnsi="Arial"/>
          <w:b/>
          <w:bCs/>
          <w:sz w:val="21"/>
          <w:szCs w:val="21"/>
        </w:rPr>
        <w:t xml:space="preserve">Skip logic — Issue 1 (Section 3A): </w:t>
      </w:r>
      <w:r>
        <w:rPr>
          <w:rFonts w:ascii="Arial" w:cs="Arial" w:eastAsia="Arial" w:hAnsi="Arial"/>
          <w:sz w:val="21"/>
          <w:szCs w:val="21"/>
        </w:rPr>
        <w:t xml:space="preserve">Confirm whether the A10/A11 violations across all five rounds reflect a missing CATI skip or interviewer error, and whether any cases legitimately have A10/A11 filled (e.g., A26=1).</w:t>
      </w:r>
    </w:p>
    <w:p>
      <w:pPr>
        <w:pStyle w:val="ListParagraph"/>
        <w:numPr>
          <w:ilvl w:val="0"/>
          <w:numId w:val="2"/>
        </w:numPr>
        <w:spacing w:before="40" w:after="40"/>
      </w:pPr>
      <w:r>
        <w:rPr>
          <w:rFonts w:ascii="Arial" w:cs="Arial" w:eastAsia="Arial" w:hAnsi="Arial"/>
          <w:b/>
          <w:bCs/>
          <w:sz w:val="21"/>
          <w:szCs w:val="21"/>
        </w:rPr>
        <w:t xml:space="preserve">Skip logic — Issue 2 (Section 3A): </w:t>
      </w:r>
      <w:r>
        <w:rPr>
          <w:rFonts w:ascii="Arial" w:cs="Arial" w:eastAsia="Arial" w:hAnsi="Arial"/>
          <w:sz w:val="21"/>
          <w:szCs w:val="21"/>
        </w:rPr>
        <w:t xml:space="preserve">Confirm whether the A8/A9 issue in Round 3 (63 cases) was a programming error, and whether it was resolved in Round 4.</w:t>
      </w:r>
    </w:p>
    <w:p>
      <w:pPr>
        <w:pStyle w:val="ListParagraph"/>
        <w:numPr>
          <w:ilvl w:val="0"/>
          <w:numId w:val="2"/>
        </w:numPr>
        <w:spacing w:before="40" w:after="40"/>
      </w:pPr>
      <w:r>
        <w:rPr>
          <w:rFonts w:ascii="Arial" w:cs="Arial" w:eastAsia="Arial" w:hAnsi="Arial"/>
          <w:b/>
          <w:bCs/>
          <w:sz w:val="21"/>
          <w:szCs w:val="21"/>
        </w:rPr>
        <w:t xml:space="preserve">Skip logic — Issue 3 (Section 3A): </w:t>
      </w:r>
      <w:r>
        <w:rPr>
          <w:rFonts w:ascii="Arial" w:cs="Arial" w:eastAsia="Arial" w:hAnsi="Arial"/>
          <w:sz w:val="21"/>
          <w:szCs w:val="21"/>
        </w:rPr>
        <w:t xml:space="preserve">Confirm whether the IA2/IA3 issue in Round 4 (90 cases) was a programming error, and whether it was resolved in Round 5.</w:t>
      </w:r>
    </w:p>
    <w:p>
      <w:pPr>
        <w:pStyle w:val="ListParagraph"/>
        <w:numPr>
          <w:ilvl w:val="0"/>
          <w:numId w:val="2"/>
        </w:numPr>
        <w:spacing w:before="40" w:after="40"/>
      </w:pPr>
      <w:r>
        <w:rPr>
          <w:rFonts w:ascii="Arial" w:cs="Arial" w:eastAsia="Arial" w:hAnsi="Arial"/>
          <w:b/>
          <w:bCs/>
          <w:sz w:val="21"/>
          <w:szCs w:val="21"/>
        </w:rPr>
        <w:t xml:space="preserve">Very short interviews (Section 3B): </w:t>
      </w:r>
      <w:r>
        <w:rPr>
          <w:rFonts w:ascii="Arial" w:cs="Arial" w:eastAsia="Arial" w:hAnsi="Arial"/>
          <w:sz w:val="21"/>
          <w:szCs w:val="21"/>
        </w:rPr>
        <w:t xml:space="preserve">Review the 6 R3 and 2 R5 interviews under 5 minutes and advise whether they should be retained, flagged, or excluded from analysis.</w:t>
      </w:r>
    </w:p>
    <w:p>
      <w:pPr>
        <w:pStyle w:val="ListParagraph"/>
        <w:numPr>
          <w:ilvl w:val="0"/>
          <w:numId w:val="2"/>
        </w:numPr>
        <w:spacing w:before="40" w:after="40"/>
      </w:pPr>
      <w:r>
        <w:rPr>
          <w:rFonts w:ascii="Arial" w:cs="Arial" w:eastAsia="Arial" w:hAnsi="Arial"/>
          <w:b/>
          <w:bCs/>
          <w:sz w:val="21"/>
          <w:szCs w:val="21"/>
        </w:rPr>
        <w:t xml:space="preserve">Short interviews (Section 3B): </w:t>
      </w:r>
      <w:r>
        <w:rPr>
          <w:rFonts w:ascii="Arial" w:cs="Arial" w:eastAsia="Arial" w:hAnsi="Arial"/>
          <w:sz w:val="21"/>
          <w:szCs w:val="21"/>
        </w:rPr>
        <w:t xml:space="preserve">Advise on the threshold below which interviews should be considered invalid for your survey context, particularly for Round 4.</w:t>
      </w:r>
    </w:p>
    <w:p>
      <w:pPr>
        <w:pStyle w:val="ListParagraph"/>
        <w:numPr>
          <w:ilvl w:val="0"/>
          <w:numId w:val="2"/>
        </w:numPr>
        <w:spacing w:before="40" w:after="40"/>
      </w:pPr>
      <w:r>
        <w:rPr>
          <w:rFonts w:ascii="Arial" w:cs="Arial" w:eastAsia="Arial" w:hAnsi="Arial"/>
          <w:b/>
          <w:bCs/>
          <w:sz w:val="21"/>
          <w:szCs w:val="21"/>
        </w:rPr>
        <w:t xml:space="preserve">Zero-duration modules (Section 3B): </w:t>
      </w:r>
      <w:r>
        <w:rPr>
          <w:rFonts w:ascii="Arial" w:cs="Arial" w:eastAsia="Arial" w:hAnsi="Arial"/>
          <w:sz w:val="21"/>
          <w:szCs w:val="21"/>
        </w:rPr>
        <w:t xml:space="preserve">Confirm whether the R1 Finance and Income zero-duration cases represent a known timer issue or genuine skipping.</w:t>
      </w:r>
    </w:p>
    <w:p>
      <w:pPr>
        <w:pStyle w:val="ListParagraph"/>
        <w:numPr>
          <w:ilvl w:val="0"/>
          <w:numId w:val="2"/>
        </w:numPr>
        <w:spacing w:before="40" w:after="40"/>
      </w:pPr>
      <w:r>
        <w:rPr>
          <w:rFonts w:ascii="Arial" w:cs="Arial" w:eastAsia="Arial" w:hAnsi="Arial"/>
          <w:b/>
          <w:bCs/>
          <w:sz w:val="21"/>
          <w:szCs w:val="21"/>
        </w:rPr>
        <w:t xml:space="preserve">A1 distribution shift (Section 3C &amp; 3D): </w:t>
      </w:r>
      <w:r>
        <w:rPr>
          <w:rFonts w:ascii="Arial" w:cs="Arial" w:eastAsia="Arial" w:hAnsi="Arial"/>
          <w:sz w:val="21"/>
          <w:szCs w:val="21"/>
        </w:rPr>
        <w:t xml:space="preserve">Confirm whether the roster filter for the employment module changed between R3 and R4, and if so, document what changed.</w:t>
      </w:r>
    </w:p>
    <w:p>
      <w:pPr>
        <w:pStyle w:val="ListParagraph"/>
        <w:numPr>
          <w:ilvl w:val="0"/>
          <w:numId w:val="2"/>
        </w:numPr>
        <w:spacing w:before="40" w:after="40"/>
      </w:pPr>
      <w:r>
        <w:rPr>
          <w:rFonts w:ascii="Arial" w:cs="Arial" w:eastAsia="Arial" w:hAnsi="Arial"/>
          <w:b/>
          <w:bCs/>
          <w:sz w:val="21"/>
          <w:szCs w:val="21"/>
        </w:rPr>
        <w:t xml:space="preserve">F1 distribution shift (Section 3C): </w:t>
      </w:r>
      <w:r>
        <w:rPr>
          <w:rFonts w:ascii="Arial" w:cs="Arial" w:eastAsia="Arial" w:hAnsi="Arial"/>
          <w:sz w:val="21"/>
          <w:szCs w:val="21"/>
        </w:rPr>
        <w:t xml:space="preserve">Confirm that the F17→F1 routing change in R5 was intentional.</w:t>
      </w:r>
    </w:p>
    <w:p>
      <w:pPr>
        <w:spacing w:before="160" w:after="0"/>
      </w:pPr>
      <w:r>
        <w:t xml:space="preserve"/>
      </w:r>
    </w:p>
    <w:p>
      <w:pPr>
        <w:pBdr>
          <w:bottom w:val="single" w:color="2E75B6" w:sz="4" w:space="4"/>
        </w:pBdr>
        <w:spacing w:before="320" w:after="120"/>
      </w:pPr>
      <w:r>
        <w:rPr>
          <w:rFonts w:ascii="Arial" w:cs="Arial" w:eastAsia="Arial" w:hAnsi="Arial"/>
          <w:b/>
          <w:bCs/>
          <w:color w:val="1F4E79"/>
          <w:sz w:val="26"/>
          <w:szCs w:val="26"/>
        </w:rPr>
        <w:t xml:space="preserve">6. Next Steps</w:t>
      </w:r>
    </w:p>
    <w:p>
      <w:pPr>
        <w:spacing w:before="60" w:after="80"/>
      </w:pPr>
      <w:del w:id="114" w:author="Claude" w:date="2026-03-22T00:00:00Z">
        <w:r>
          <w:rPr>
            <w:rFonts w:ascii="Arial" w:cs="Arial" w:eastAsia="Arial" w:hAnsi="Arial"/>
            <w:color w:val="000000"/>
            <w:sz w:val="21"/>
            <w:szCs w:val="21"/>
          </w:rPr>
          <w:delText xml:space="preserve">Once we receive your feedback, we will finalize the analytical corrections and regenerate the pooled Rounds 1–5 dataset. We will issue a revised QC memo confirming all items have been resolved or documented.</w:delText>
        </w:r>
      </w:del>
      <w:ins w:id="115" w:author="Claude" w:date="2026-03-22T00:00:00Z">
        <w:r>
          <w:rPr>
            <w:rFonts w:ascii="Arial" w:cs="Arial" w:eastAsia="Arial" w:hAnsi="Arial"/>
            <w:color w:val="000000"/>
            <w:sz w:val="21"/>
            <w:szCs w:val="21"/>
          </w:rPr>
          <w:t xml:space="preserve">The pooled Rounds 1–5 dataset has been finalized and is ready for analysis. This revised memo documents the dataset structure for reference. We welcome your feedback on any of the issues flagged above, and will document or address any confirmed data quality items in a subsequent update.</w:t>
        </w:r>
      </w:ins>
    </w:p>
    <w:p>
      <w:pPr>
        <w:spacing w:before="60" w:after="80"/>
      </w:pPr>
      <w:r>
        <w:rPr>
          <w:rFonts w:ascii="Arial" w:cs="Arial" w:eastAsia="Arial" w:hAnsi="Arial"/>
          <w:color w:val="000000"/>
          <w:sz w:val="21"/>
          <w:szCs w:val="21"/>
        </w:rPr>
        <w:t xml:space="preserve">We can provide enumerator-level case listings, interviewer ID breakdowns, or module-level extracts for any of the issues above. Please let us know what would be most useful for your review.</w:t>
      </w:r>
    </w:p>
    <w:p>
      <w:pPr>
        <w:spacing w:before="200" w:after="0"/>
      </w:pPr>
      <w:r>
        <w:t xml:space="preserve"/>
      </w:r>
    </w:p>
    <w:p>
      <w:pPr>
        <w:pBdr>
          <w:top w:val="single" w:color="CCCCCC" w:sz="4" w:space="8"/>
        </w:pBdr>
        <w:spacing w:before="80" w:after="60"/>
      </w:pPr>
      <w:r>
        <w:rPr>
          <w:rFonts w:ascii="Arial" w:cs="Arial" w:eastAsia="Arial" w:hAnsi="Arial"/>
          <w:b/>
          <w:bCs/>
          <w:sz w:val="22"/>
          <w:szCs w:val="22"/>
        </w:rPr>
        <w:t xml:space="preserve">Avralt-Od Purevjav</w:t>
      </w:r>
    </w:p>
    <w:p>
      <w:pPr>
        <w:spacing w:before="60" w:after="80"/>
      </w:pPr>
      <w:r>
        <w:rPr>
          <w:rFonts w:ascii="Arial" w:cs="Arial" w:eastAsia="Arial" w:hAnsi="Arial"/>
          <w:color w:val="000000"/>
          <w:sz w:val="21"/>
          <w:szCs w:val="21"/>
        </w:rPr>
        <w:t xml:space="preserve">Consultant, L2PHL / Project TIPON</w:t>
      </w:r>
    </w:p>
    <w:p>
      <w:pPr>
        <w:spacing w:before="60" w:after="80"/>
      </w:pPr>
      <w:r>
        <w:rPr>
          <w:rFonts w:ascii="Arial" w:cs="Arial" w:eastAsia="Arial" w:hAnsi="Arial"/>
          <w:color w:val="000000"/>
          <w:sz w:val="21"/>
          <w:szCs w:val="21"/>
        </w:rPr>
        <w:t xml:space="preserve">apurevjav@worldbank.com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  Project TIPON / L2PHL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9360"/>
      </w:tabs>
    </w:pPr>
    <w:r>
      <w:rPr>
        <w:rFonts w:ascii="Arial" w:cs="Arial" w:eastAsia="Arial" w:hAnsi="Arial"/>
        <w:b/>
        <w:bCs/>
        <w:color w:val="1F4E79"/>
        <w:sz w:val="18"/>
        <w:szCs w:val="18"/>
      </w:rPr>
      <w:t xml:space="preserve">L2PHL CATI Panel Survey — Data Quality Review Memo</w:t>
    </w:r>
    <w:r>
      <w:rPr>
        <w:rFonts w:ascii="Arial" w:cs="Arial" w:eastAsia="Arial" w:hAnsi="Arial"/>
        <w:color w:val="595959"/>
        <w:sz w:val="18"/>
        <w:szCs w:val="18"/>
      </w:rPr>
      <w:t xml:space="preserve">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wcghixoejizgxaswg8hzc" Type="http://schemas.openxmlformats.org/officeDocument/2006/relationships/hyperlink" Target="https://avraltod.github.io/L2PHL/CATI/Analysis/QC/output/l2ph_dq_dashboard.html"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2026-03-22T03:12:01.693Z</dcterms:created>
  <dcterms:modified xsi:type="dcterms:W3CDTF">2026-03-22T03:12:01.693Z</dcterms:modified>
</cp:coreProperties>
</file>

<file path=docProps/custom.xml><?xml version="1.0" encoding="utf-8"?>
<Properties xmlns="http://schemas.openxmlformats.org/officeDocument/2006/custom-properties" xmlns:vt="http://schemas.openxmlformats.org/officeDocument/2006/docPropsVTypes"/>
</file>